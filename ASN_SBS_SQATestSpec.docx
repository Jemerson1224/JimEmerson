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9.jpg" ContentType="image/png"/>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EA0" w:rsidRDefault="00A22EA0">
      <w:pPr>
        <w:pStyle w:val="Graphic"/>
        <w:shd w:val="solid" w:color="auto" w:fill="000000"/>
        <w:tabs>
          <w:tab w:val="right" w:pos="8280"/>
        </w:tabs>
        <w:spacing w:after="240" w:line="440" w:lineRule="exact"/>
        <w:rPr>
          <w:lang w:val="en-US"/>
        </w:rPr>
      </w:pPr>
      <w:bookmarkStart w:id="0" w:name="_GoBack"/>
      <w:bookmarkEnd w:id="0"/>
    </w:p>
    <w:p w:rsidR="00BE6D2C" w:rsidRDefault="00BE6D2C" w:rsidP="00B66964">
      <w:pPr>
        <w:rPr>
          <w:rFonts w:cs="Arial"/>
          <w:b/>
          <w:sz w:val="36"/>
          <w:szCs w:val="36"/>
          <w:lang w:val="en-GB"/>
        </w:rPr>
      </w:pPr>
      <w:bookmarkStart w:id="1" w:name="_Toc12089006"/>
      <w:bookmarkStart w:id="2" w:name="_Toc12669114"/>
    </w:p>
    <w:bookmarkEnd w:id="1"/>
    <w:bookmarkEnd w:id="2"/>
    <w:p w:rsidR="00B66964" w:rsidRPr="00217A60" w:rsidRDefault="009F1F25" w:rsidP="00B66964">
      <w:pPr>
        <w:rPr>
          <w:i/>
          <w:iCs/>
          <w:sz w:val="52"/>
          <w:szCs w:val="52"/>
          <w:lang w:val="en-GB"/>
        </w:rPr>
      </w:pPr>
      <w:r>
        <w:rPr>
          <w:rFonts w:cs="Arial"/>
          <w:b/>
          <w:iCs/>
          <w:sz w:val="36"/>
          <w:szCs w:val="36"/>
          <w:lang w:val="en-GB"/>
        </w:rPr>
        <w:t xml:space="preserve">Asurion </w:t>
      </w:r>
      <w:r w:rsidR="00732DE8">
        <w:rPr>
          <w:rFonts w:cs="Arial"/>
          <w:b/>
          <w:iCs/>
          <w:sz w:val="36"/>
          <w:szCs w:val="36"/>
          <w:lang w:val="en-GB"/>
        </w:rPr>
        <w:t>Sub</w:t>
      </w:r>
      <w:r w:rsidR="002568F6">
        <w:rPr>
          <w:rFonts w:cs="Arial"/>
          <w:b/>
          <w:iCs/>
          <w:sz w:val="36"/>
          <w:szCs w:val="36"/>
          <w:lang w:val="en-GB"/>
        </w:rPr>
        <w:t>scriber B</w:t>
      </w:r>
      <w:r w:rsidR="007E18F0">
        <w:rPr>
          <w:rFonts w:cs="Arial"/>
          <w:b/>
          <w:iCs/>
          <w:sz w:val="36"/>
          <w:szCs w:val="36"/>
          <w:lang w:val="en-GB"/>
        </w:rPr>
        <w:t>illing System</w:t>
      </w:r>
      <w:r>
        <w:rPr>
          <w:rFonts w:cs="Arial"/>
          <w:b/>
          <w:iCs/>
          <w:sz w:val="36"/>
          <w:szCs w:val="36"/>
          <w:lang w:val="en-GB"/>
        </w:rPr>
        <w:t xml:space="preserve"> </w:t>
      </w:r>
      <w:r w:rsidR="00977116">
        <w:rPr>
          <w:rFonts w:cs="Arial"/>
          <w:b/>
          <w:iCs/>
          <w:sz w:val="36"/>
          <w:szCs w:val="36"/>
          <w:lang w:val="en-GB"/>
        </w:rPr>
        <w:t>S</w:t>
      </w:r>
      <w:r w:rsidR="00C6381E">
        <w:rPr>
          <w:rFonts w:cs="Arial"/>
          <w:b/>
          <w:iCs/>
          <w:sz w:val="36"/>
          <w:szCs w:val="36"/>
          <w:lang w:val="en-GB"/>
        </w:rPr>
        <w:t>Q</w:t>
      </w:r>
      <w:r w:rsidR="00390F22">
        <w:rPr>
          <w:rFonts w:cs="Arial"/>
          <w:b/>
          <w:iCs/>
          <w:sz w:val="36"/>
          <w:szCs w:val="36"/>
          <w:lang w:val="en-GB"/>
        </w:rPr>
        <w:t>A</w:t>
      </w:r>
      <w:r w:rsidR="00E708E3">
        <w:rPr>
          <w:rFonts w:cs="Arial"/>
          <w:b/>
          <w:iCs/>
          <w:sz w:val="36"/>
          <w:szCs w:val="36"/>
          <w:lang w:val="en-GB"/>
        </w:rPr>
        <w:fldChar w:fldCharType="begin"/>
      </w:r>
      <w:r w:rsidR="00E708E3">
        <w:instrText xml:space="preserve"> XE "</w:instrText>
      </w:r>
      <w:r w:rsidR="00E708E3" w:rsidRPr="00892D22">
        <w:instrText>SQA</w:instrText>
      </w:r>
      <w:r w:rsidR="00E708E3">
        <w:instrText xml:space="preserve">" </w:instrText>
      </w:r>
      <w:r w:rsidR="00E708E3">
        <w:rPr>
          <w:rFonts w:cs="Arial"/>
          <w:b/>
          <w:iCs/>
          <w:sz w:val="36"/>
          <w:szCs w:val="36"/>
          <w:lang w:val="en-GB"/>
        </w:rPr>
        <w:fldChar w:fldCharType="end"/>
      </w:r>
      <w:r w:rsidR="00390F22">
        <w:rPr>
          <w:rFonts w:cs="Arial"/>
          <w:b/>
          <w:iCs/>
          <w:sz w:val="36"/>
          <w:szCs w:val="36"/>
          <w:lang w:val="en-GB"/>
        </w:rPr>
        <w:t xml:space="preserve"> </w:t>
      </w:r>
      <w:r w:rsidR="009B5F33">
        <w:rPr>
          <w:rFonts w:cs="Arial"/>
          <w:b/>
          <w:iCs/>
          <w:sz w:val="36"/>
          <w:szCs w:val="36"/>
          <w:lang w:val="en-GB"/>
        </w:rPr>
        <w:t>Testing</w:t>
      </w:r>
      <w:r w:rsidR="00CC429B">
        <w:rPr>
          <w:rFonts w:cs="Arial"/>
          <w:b/>
          <w:iCs/>
          <w:sz w:val="36"/>
          <w:szCs w:val="36"/>
          <w:lang w:val="en-GB"/>
        </w:rPr>
        <w:t xml:space="preserve"> </w:t>
      </w:r>
      <w:r w:rsidR="00AE1024">
        <w:rPr>
          <w:rFonts w:cs="Arial"/>
          <w:b/>
          <w:iCs/>
          <w:sz w:val="36"/>
          <w:szCs w:val="36"/>
          <w:lang w:val="en-GB"/>
        </w:rPr>
        <w:t>Specific</w:t>
      </w:r>
      <w:r w:rsidR="001C46AE">
        <w:rPr>
          <w:rFonts w:cs="Arial"/>
          <w:b/>
          <w:iCs/>
          <w:sz w:val="36"/>
          <w:szCs w:val="36"/>
          <w:lang w:val="en-GB"/>
        </w:rPr>
        <w:t>ation</w:t>
      </w:r>
    </w:p>
    <w:p w:rsidR="00B66964" w:rsidRDefault="00B66964" w:rsidP="00B66964">
      <w:pPr>
        <w:rPr>
          <w:lang w:val="en-GB"/>
        </w:rPr>
      </w:pPr>
    </w:p>
    <w:p w:rsidR="00B66964" w:rsidRDefault="00B66964" w:rsidP="00B66964">
      <w:pPr>
        <w:rPr>
          <w:lang w:val="en-GB"/>
        </w:rPr>
      </w:pPr>
      <w:bookmarkStart w:id="3" w:name="AuthorName"/>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C359FE" w:rsidRDefault="00C359FE" w:rsidP="00B66964">
      <w:pPr>
        <w:rPr>
          <w:lang w:val="en-GB"/>
        </w:rPr>
      </w:pPr>
    </w:p>
    <w:p w:rsidR="00C359FE" w:rsidRDefault="00C359FE" w:rsidP="00B66964">
      <w:pPr>
        <w:rPr>
          <w:lang w:val="en-GB"/>
        </w:rPr>
      </w:pPr>
    </w:p>
    <w:p w:rsidR="00C359FE" w:rsidRDefault="00C359FE" w:rsidP="00B66964">
      <w:pPr>
        <w:rPr>
          <w:lang w:val="en-GB"/>
        </w:rPr>
      </w:pPr>
    </w:p>
    <w:p w:rsidR="00C359FE" w:rsidRDefault="00C359FE"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B66964" w:rsidRDefault="00B66964" w:rsidP="00B66964">
      <w:pPr>
        <w:rPr>
          <w:lang w:val="en-GB"/>
        </w:rPr>
      </w:pPr>
    </w:p>
    <w:p w:rsidR="00FA48F6" w:rsidRDefault="00FA48F6" w:rsidP="00B66964">
      <w:pPr>
        <w:rPr>
          <w:lang w:val="en-GB"/>
        </w:rPr>
      </w:pPr>
    </w:p>
    <w:p w:rsidR="00FA48F6" w:rsidRDefault="00FA48F6" w:rsidP="00B66964">
      <w:pPr>
        <w:rPr>
          <w:lang w:val="en-GB"/>
        </w:rPr>
      </w:pPr>
    </w:p>
    <w:p w:rsidR="00FA48F6" w:rsidRDefault="00FA48F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DD5226" w:rsidRDefault="00DD5226" w:rsidP="00B66964">
      <w:pPr>
        <w:rPr>
          <w:lang w:val="en-GB"/>
        </w:rPr>
      </w:pPr>
    </w:p>
    <w:p w:rsidR="00FA48F6" w:rsidRDefault="00FA48F6" w:rsidP="00B66964">
      <w:pPr>
        <w:rPr>
          <w:lang w:val="en-GB"/>
        </w:rPr>
      </w:pPr>
    </w:p>
    <w:p w:rsidR="00B66964" w:rsidRDefault="00B66964" w:rsidP="00B66964">
      <w:pPr>
        <w:rPr>
          <w:lang w:val="en-GB"/>
        </w:rPr>
      </w:pPr>
    </w:p>
    <w:p w:rsidR="006A0710" w:rsidRPr="009D76FD" w:rsidRDefault="006A0710" w:rsidP="006A0710">
      <w:pPr>
        <w:rPr>
          <w:rFonts w:cs="Arial"/>
          <w:b/>
          <w:szCs w:val="22"/>
          <w:lang w:val="en-GB"/>
        </w:rPr>
      </w:pPr>
      <w:bookmarkStart w:id="4" w:name="_Toc12669116"/>
      <w:r w:rsidRPr="009D76FD">
        <w:rPr>
          <w:rFonts w:cs="Arial"/>
          <w:b/>
          <w:szCs w:val="22"/>
          <w:lang w:val="en-GB"/>
        </w:rPr>
        <w:t>Versio</w:t>
      </w:r>
      <w:bookmarkStart w:id="5" w:name="Draft"/>
      <w:bookmarkEnd w:id="5"/>
      <w:r w:rsidRPr="009D76FD">
        <w:rPr>
          <w:rFonts w:cs="Arial"/>
          <w:b/>
          <w:szCs w:val="22"/>
          <w:lang w:val="en-GB"/>
        </w:rPr>
        <w:t>n</w:t>
      </w:r>
      <w:bookmarkEnd w:id="4"/>
      <w:r w:rsidRPr="009D76FD">
        <w:rPr>
          <w:rFonts w:cs="Arial"/>
          <w:b/>
          <w:szCs w:val="22"/>
          <w:lang w:val="en-GB"/>
        </w:rPr>
        <w:t xml:space="preserve">: </w:t>
      </w:r>
      <w:r w:rsidR="00CF1D1E">
        <w:rPr>
          <w:rFonts w:cs="Arial"/>
          <w:b/>
          <w:szCs w:val="22"/>
          <w:lang w:val="en-GB"/>
        </w:rPr>
        <w:t>2</w:t>
      </w:r>
      <w:r w:rsidR="00AC0A2F">
        <w:rPr>
          <w:rFonts w:cs="Arial"/>
          <w:b/>
          <w:szCs w:val="22"/>
          <w:lang w:val="en-GB"/>
        </w:rPr>
        <w:t>.0</w:t>
      </w:r>
    </w:p>
    <w:p w:rsidR="00B66964" w:rsidRDefault="00B66964" w:rsidP="00B66964">
      <w:pPr>
        <w:rPr>
          <w:lang w:val="en-GB"/>
        </w:rPr>
      </w:pPr>
    </w:p>
    <w:p w:rsidR="00B66964" w:rsidRDefault="00B66964" w:rsidP="00B66964">
      <w:pPr>
        <w:rPr>
          <w:lang w:val="en-GB"/>
        </w:rPr>
      </w:pPr>
    </w:p>
    <w:p w:rsidR="006A0710" w:rsidRDefault="006A0710">
      <w:pPr>
        <w:rPr>
          <w:lang w:val="en-GB"/>
        </w:rPr>
      </w:pPr>
      <w:r>
        <w:rPr>
          <w:lang w:val="en-GB"/>
        </w:rPr>
        <w:br w:type="page"/>
      </w:r>
    </w:p>
    <w:p w:rsidR="00B66964" w:rsidRDefault="00B66964" w:rsidP="00B66964">
      <w:pPr>
        <w:rPr>
          <w:lang w:val="en-GB"/>
        </w:rPr>
      </w:pPr>
    </w:p>
    <w:p w:rsidR="00B66964" w:rsidRPr="009D76FD" w:rsidRDefault="00AC0A2F" w:rsidP="00B66964">
      <w:pPr>
        <w:rPr>
          <w:rFonts w:cs="Arial"/>
          <w:b/>
          <w:sz w:val="32"/>
          <w:szCs w:val="32"/>
          <w:lang w:val="en-GB"/>
        </w:rPr>
      </w:pPr>
      <w:bookmarkStart w:id="6" w:name="_Toc12089008"/>
      <w:bookmarkStart w:id="7" w:name="_Toc12669117"/>
      <w:bookmarkEnd w:id="3"/>
      <w:r>
        <w:rPr>
          <w:rFonts w:cs="Arial"/>
          <w:b/>
          <w:sz w:val="32"/>
          <w:szCs w:val="32"/>
          <w:lang w:val="en-GB"/>
        </w:rPr>
        <w:t xml:space="preserve">Revision </w:t>
      </w:r>
      <w:bookmarkEnd w:id="6"/>
      <w:bookmarkEnd w:id="7"/>
      <w:r w:rsidR="00FC7FAA">
        <w:rPr>
          <w:rFonts w:cs="Arial"/>
          <w:b/>
          <w:sz w:val="32"/>
          <w:szCs w:val="32"/>
          <w:lang w:val="en-GB"/>
        </w:rPr>
        <w:t>History</w:t>
      </w:r>
    </w:p>
    <w:p w:rsidR="00B66964" w:rsidRDefault="00B66964" w:rsidP="00B66964">
      <w:pPr>
        <w:rPr>
          <w:lang w:val="en-GB"/>
        </w:rPr>
      </w:pPr>
    </w:p>
    <w:p w:rsidR="00B66964" w:rsidRPr="003B204C" w:rsidRDefault="00B66964" w:rsidP="00B66964">
      <w:pPr>
        <w:rPr>
          <w:rFonts w:cs="Arial"/>
          <w:b/>
          <w:szCs w:val="22"/>
          <w:lang w:val="en-GB"/>
        </w:rPr>
      </w:pPr>
      <w:r w:rsidRPr="003B204C">
        <w:rPr>
          <w:rFonts w:cs="Arial"/>
          <w:b/>
          <w:szCs w:val="22"/>
          <w:lang w:val="en-GB"/>
        </w:rPr>
        <w:t>Change Record</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2088"/>
        <w:gridCol w:w="2088"/>
        <w:gridCol w:w="2088"/>
        <w:gridCol w:w="2088"/>
      </w:tblGrid>
      <w:tr w:rsidR="00B66964" w:rsidRPr="009D76FD">
        <w:trPr>
          <w:cantSplit/>
          <w:tblHeader/>
        </w:trPr>
        <w:tc>
          <w:tcPr>
            <w:tcW w:w="2088" w:type="dxa"/>
            <w:shd w:val="pct10" w:color="auto" w:fill="auto"/>
            <w:vAlign w:val="center"/>
          </w:tcPr>
          <w:p w:rsidR="00B66964" w:rsidRPr="009D76FD" w:rsidRDefault="00B66964" w:rsidP="003B204C">
            <w:pPr>
              <w:jc w:val="center"/>
              <w:rPr>
                <w:rFonts w:cs="Arial"/>
                <w:szCs w:val="22"/>
                <w:lang w:val="en-GB"/>
              </w:rPr>
            </w:pPr>
            <w:r w:rsidRPr="009D76FD">
              <w:rPr>
                <w:rFonts w:cs="Arial"/>
                <w:szCs w:val="22"/>
                <w:lang w:val="en-GB"/>
              </w:rPr>
              <w:t>Date</w:t>
            </w:r>
          </w:p>
        </w:tc>
        <w:tc>
          <w:tcPr>
            <w:tcW w:w="2088" w:type="dxa"/>
            <w:shd w:val="pct10" w:color="auto" w:fill="auto"/>
            <w:vAlign w:val="center"/>
          </w:tcPr>
          <w:p w:rsidR="00B66964" w:rsidRPr="009D76FD" w:rsidRDefault="00B66964" w:rsidP="003B204C">
            <w:pPr>
              <w:jc w:val="center"/>
              <w:rPr>
                <w:rFonts w:cs="Arial"/>
                <w:szCs w:val="22"/>
                <w:lang w:val="en-GB"/>
              </w:rPr>
            </w:pPr>
            <w:r w:rsidRPr="009D76FD">
              <w:rPr>
                <w:rFonts w:cs="Arial"/>
                <w:szCs w:val="22"/>
                <w:lang w:val="en-GB"/>
              </w:rPr>
              <w:t>Author</w:t>
            </w:r>
          </w:p>
        </w:tc>
        <w:tc>
          <w:tcPr>
            <w:tcW w:w="2088" w:type="dxa"/>
            <w:shd w:val="pct10" w:color="auto" w:fill="auto"/>
            <w:vAlign w:val="center"/>
          </w:tcPr>
          <w:p w:rsidR="00B66964" w:rsidRPr="009D76FD" w:rsidRDefault="00B66964" w:rsidP="003B204C">
            <w:pPr>
              <w:jc w:val="center"/>
              <w:rPr>
                <w:rFonts w:cs="Arial"/>
                <w:szCs w:val="22"/>
                <w:lang w:val="en-GB"/>
              </w:rPr>
            </w:pPr>
            <w:r w:rsidRPr="009D76FD">
              <w:rPr>
                <w:rFonts w:cs="Arial"/>
                <w:szCs w:val="22"/>
                <w:lang w:val="en-GB"/>
              </w:rPr>
              <w:t>Version</w:t>
            </w:r>
          </w:p>
        </w:tc>
        <w:tc>
          <w:tcPr>
            <w:tcW w:w="2088" w:type="dxa"/>
            <w:shd w:val="pct10" w:color="auto" w:fill="auto"/>
            <w:vAlign w:val="center"/>
          </w:tcPr>
          <w:p w:rsidR="00B66964" w:rsidRPr="009D76FD" w:rsidRDefault="00B66964" w:rsidP="003B204C">
            <w:pPr>
              <w:jc w:val="center"/>
              <w:rPr>
                <w:rFonts w:cs="Arial"/>
                <w:szCs w:val="22"/>
                <w:lang w:val="en-GB"/>
              </w:rPr>
            </w:pPr>
            <w:r w:rsidRPr="009D76FD">
              <w:rPr>
                <w:rFonts w:cs="Arial"/>
                <w:szCs w:val="22"/>
                <w:lang w:val="en-GB"/>
              </w:rPr>
              <w:t>Change</w:t>
            </w:r>
            <w:r w:rsidR="003B204C">
              <w:rPr>
                <w:rFonts w:cs="Arial"/>
                <w:szCs w:val="22"/>
                <w:lang w:val="en-GB"/>
              </w:rPr>
              <w:t>s</w:t>
            </w:r>
          </w:p>
        </w:tc>
      </w:tr>
      <w:tr w:rsidR="004B7CF9" w:rsidRPr="009D76FD">
        <w:trPr>
          <w:cantSplit/>
        </w:trPr>
        <w:tc>
          <w:tcPr>
            <w:tcW w:w="2088" w:type="dxa"/>
          </w:tcPr>
          <w:p w:rsidR="004B7CF9" w:rsidRDefault="004B7CF9" w:rsidP="00B25398">
            <w:pPr>
              <w:rPr>
                <w:rFonts w:cs="Arial"/>
                <w:szCs w:val="22"/>
                <w:lang w:val="en-GB"/>
              </w:rPr>
            </w:pPr>
            <w:r>
              <w:rPr>
                <w:rFonts w:cs="Arial"/>
                <w:szCs w:val="22"/>
                <w:lang w:val="en-GB"/>
              </w:rPr>
              <w:t>12/01/2011</w:t>
            </w:r>
          </w:p>
        </w:tc>
        <w:tc>
          <w:tcPr>
            <w:tcW w:w="2088" w:type="dxa"/>
          </w:tcPr>
          <w:p w:rsidR="004B7CF9" w:rsidRDefault="004B7CF9" w:rsidP="00B66964">
            <w:pPr>
              <w:rPr>
                <w:rFonts w:cs="Arial"/>
                <w:szCs w:val="22"/>
                <w:lang w:val="en-GB"/>
              </w:rPr>
            </w:pPr>
            <w:r>
              <w:rPr>
                <w:rFonts w:cs="Arial"/>
                <w:szCs w:val="22"/>
                <w:lang w:val="en-GB"/>
              </w:rPr>
              <w:t>Jim Emerson</w:t>
            </w:r>
          </w:p>
        </w:tc>
        <w:tc>
          <w:tcPr>
            <w:tcW w:w="2088" w:type="dxa"/>
          </w:tcPr>
          <w:p w:rsidR="004B7CF9" w:rsidRDefault="004B7CF9" w:rsidP="00B66964">
            <w:pPr>
              <w:rPr>
                <w:rFonts w:cs="Arial"/>
                <w:szCs w:val="22"/>
                <w:lang w:val="en-GB"/>
              </w:rPr>
            </w:pPr>
            <w:r>
              <w:rPr>
                <w:rFonts w:cs="Arial"/>
                <w:szCs w:val="22"/>
                <w:lang w:val="en-GB"/>
              </w:rPr>
              <w:t>0.1</w:t>
            </w:r>
          </w:p>
        </w:tc>
        <w:tc>
          <w:tcPr>
            <w:tcW w:w="2088" w:type="dxa"/>
          </w:tcPr>
          <w:p w:rsidR="004B7CF9" w:rsidRDefault="004B7CF9" w:rsidP="00FC7FAA">
            <w:pPr>
              <w:rPr>
                <w:rFonts w:cs="Arial"/>
                <w:szCs w:val="22"/>
                <w:lang w:val="en-GB"/>
              </w:rPr>
            </w:pPr>
            <w:r>
              <w:rPr>
                <w:rFonts w:cs="Arial"/>
                <w:szCs w:val="22"/>
                <w:lang w:val="en-GB"/>
              </w:rPr>
              <w:t>Draft version</w:t>
            </w:r>
          </w:p>
        </w:tc>
      </w:tr>
      <w:tr w:rsidR="004B7CF9" w:rsidRPr="009D76FD">
        <w:trPr>
          <w:cantSplit/>
        </w:trPr>
        <w:tc>
          <w:tcPr>
            <w:tcW w:w="2088" w:type="dxa"/>
          </w:tcPr>
          <w:p w:rsidR="004B7CF9" w:rsidRDefault="004B7CF9" w:rsidP="00B25398">
            <w:pPr>
              <w:rPr>
                <w:rFonts w:cs="Arial"/>
                <w:szCs w:val="22"/>
                <w:lang w:val="en-GB"/>
              </w:rPr>
            </w:pPr>
            <w:r>
              <w:rPr>
                <w:rFonts w:cs="Arial"/>
                <w:szCs w:val="22"/>
                <w:lang w:val="en-GB"/>
              </w:rPr>
              <w:t>12/23/2011</w:t>
            </w:r>
          </w:p>
        </w:tc>
        <w:tc>
          <w:tcPr>
            <w:tcW w:w="2088" w:type="dxa"/>
          </w:tcPr>
          <w:p w:rsidR="004B7CF9" w:rsidRDefault="004B7CF9" w:rsidP="00B66964">
            <w:pPr>
              <w:rPr>
                <w:rFonts w:cs="Arial"/>
                <w:szCs w:val="22"/>
                <w:lang w:val="en-GB"/>
              </w:rPr>
            </w:pPr>
            <w:r>
              <w:rPr>
                <w:rFonts w:cs="Arial"/>
                <w:szCs w:val="22"/>
                <w:lang w:val="en-GB"/>
              </w:rPr>
              <w:t>Jim Emerson</w:t>
            </w:r>
          </w:p>
        </w:tc>
        <w:tc>
          <w:tcPr>
            <w:tcW w:w="2088" w:type="dxa"/>
          </w:tcPr>
          <w:p w:rsidR="004B7CF9" w:rsidRDefault="004B7CF9" w:rsidP="00B66964">
            <w:pPr>
              <w:rPr>
                <w:rFonts w:cs="Arial"/>
                <w:szCs w:val="22"/>
                <w:lang w:val="en-GB"/>
              </w:rPr>
            </w:pPr>
            <w:r>
              <w:rPr>
                <w:rFonts w:cs="Arial"/>
                <w:szCs w:val="22"/>
                <w:lang w:val="en-GB"/>
              </w:rPr>
              <w:t>1.0</w:t>
            </w:r>
          </w:p>
        </w:tc>
        <w:tc>
          <w:tcPr>
            <w:tcW w:w="2088" w:type="dxa"/>
          </w:tcPr>
          <w:p w:rsidR="004B7CF9" w:rsidRDefault="004B7CF9" w:rsidP="00FC7FAA">
            <w:pPr>
              <w:rPr>
                <w:rFonts w:cs="Arial"/>
                <w:szCs w:val="22"/>
                <w:lang w:val="en-GB"/>
              </w:rPr>
            </w:pPr>
            <w:r>
              <w:rPr>
                <w:rFonts w:cs="Arial"/>
                <w:szCs w:val="22"/>
                <w:lang w:val="en-GB"/>
              </w:rPr>
              <w:t>Updated</w:t>
            </w:r>
          </w:p>
        </w:tc>
      </w:tr>
      <w:tr w:rsidR="00B66964" w:rsidRPr="009D76FD">
        <w:trPr>
          <w:cantSplit/>
        </w:trPr>
        <w:tc>
          <w:tcPr>
            <w:tcW w:w="2088" w:type="dxa"/>
          </w:tcPr>
          <w:p w:rsidR="00B66964" w:rsidRPr="009D76FD" w:rsidRDefault="004B7CF9" w:rsidP="00B25398">
            <w:pPr>
              <w:rPr>
                <w:rFonts w:cs="Arial"/>
                <w:szCs w:val="22"/>
                <w:lang w:val="en-GB"/>
              </w:rPr>
            </w:pPr>
            <w:bookmarkStart w:id="8" w:name="RevisionSheet"/>
            <w:bookmarkEnd w:id="8"/>
            <w:r>
              <w:rPr>
                <w:rFonts w:cs="Arial"/>
                <w:szCs w:val="22"/>
                <w:lang w:val="en-GB"/>
              </w:rPr>
              <w:t>3/12</w:t>
            </w:r>
            <w:r w:rsidR="00116872">
              <w:rPr>
                <w:rFonts w:cs="Arial"/>
                <w:szCs w:val="22"/>
                <w:lang w:val="en-GB"/>
              </w:rPr>
              <w:t>/20</w:t>
            </w:r>
            <w:r>
              <w:rPr>
                <w:rFonts w:cs="Arial"/>
                <w:szCs w:val="22"/>
                <w:lang w:val="en-GB"/>
              </w:rPr>
              <w:t>12</w:t>
            </w:r>
          </w:p>
        </w:tc>
        <w:tc>
          <w:tcPr>
            <w:tcW w:w="2088" w:type="dxa"/>
          </w:tcPr>
          <w:p w:rsidR="00B66964" w:rsidRPr="009D76FD" w:rsidRDefault="00CF1D1E" w:rsidP="00B66964">
            <w:pPr>
              <w:rPr>
                <w:rFonts w:cs="Arial"/>
                <w:szCs w:val="22"/>
                <w:lang w:val="en-GB"/>
              </w:rPr>
            </w:pPr>
            <w:r>
              <w:rPr>
                <w:rFonts w:cs="Arial"/>
                <w:szCs w:val="22"/>
                <w:lang w:val="en-GB"/>
              </w:rPr>
              <w:t>Jim Emerson</w:t>
            </w:r>
          </w:p>
        </w:tc>
        <w:tc>
          <w:tcPr>
            <w:tcW w:w="2088" w:type="dxa"/>
          </w:tcPr>
          <w:p w:rsidR="00B66964" w:rsidRPr="009D76FD" w:rsidRDefault="00CF1D1E" w:rsidP="00B66964">
            <w:pPr>
              <w:rPr>
                <w:rFonts w:cs="Arial"/>
                <w:szCs w:val="22"/>
                <w:lang w:val="en-GB"/>
              </w:rPr>
            </w:pPr>
            <w:r>
              <w:rPr>
                <w:rFonts w:cs="Arial"/>
                <w:szCs w:val="22"/>
                <w:lang w:val="en-GB"/>
              </w:rPr>
              <w:t>2.0</w:t>
            </w:r>
          </w:p>
        </w:tc>
        <w:tc>
          <w:tcPr>
            <w:tcW w:w="2088" w:type="dxa"/>
          </w:tcPr>
          <w:p w:rsidR="00B66964" w:rsidRPr="00FC7FAA" w:rsidRDefault="00FC7FAA" w:rsidP="00FC7FAA">
            <w:pPr>
              <w:rPr>
                <w:rFonts w:cs="Arial"/>
                <w:szCs w:val="22"/>
                <w:lang w:val="en-GB"/>
              </w:rPr>
            </w:pPr>
            <w:r>
              <w:rPr>
                <w:rFonts w:cs="Arial"/>
                <w:szCs w:val="22"/>
                <w:lang w:val="en-GB"/>
              </w:rPr>
              <w:t xml:space="preserve">Included </w:t>
            </w:r>
            <w:r w:rsidR="004B7CF9">
              <w:rPr>
                <w:rFonts w:cs="Arial"/>
                <w:szCs w:val="22"/>
                <w:lang w:val="en-GB"/>
              </w:rPr>
              <w:t xml:space="preserve">all </w:t>
            </w:r>
            <w:r>
              <w:rPr>
                <w:rFonts w:cs="Arial"/>
                <w:szCs w:val="22"/>
                <w:lang w:val="en-GB"/>
              </w:rPr>
              <w:t>requested changes.</w:t>
            </w:r>
          </w:p>
        </w:tc>
      </w:tr>
      <w:tr w:rsidR="00B66964" w:rsidRPr="009D76FD">
        <w:trPr>
          <w:cantSplit/>
          <w:trHeight w:val="237"/>
        </w:trPr>
        <w:tc>
          <w:tcPr>
            <w:tcW w:w="2088" w:type="dxa"/>
          </w:tcPr>
          <w:p w:rsidR="00B66964" w:rsidRPr="009D76FD" w:rsidRDefault="00B66964" w:rsidP="00B66964">
            <w:pPr>
              <w:rPr>
                <w:rFonts w:cs="Arial"/>
                <w:szCs w:val="22"/>
                <w:lang w:val="en-GB"/>
              </w:rPr>
            </w:pPr>
          </w:p>
        </w:tc>
        <w:tc>
          <w:tcPr>
            <w:tcW w:w="2088" w:type="dxa"/>
          </w:tcPr>
          <w:p w:rsidR="00B66964" w:rsidRPr="009D76FD" w:rsidRDefault="00B66964" w:rsidP="00B66964">
            <w:pPr>
              <w:rPr>
                <w:rFonts w:cs="Arial"/>
                <w:szCs w:val="22"/>
                <w:lang w:val="en-GB"/>
              </w:rPr>
            </w:pPr>
          </w:p>
        </w:tc>
        <w:tc>
          <w:tcPr>
            <w:tcW w:w="2088" w:type="dxa"/>
          </w:tcPr>
          <w:p w:rsidR="00B66964" w:rsidRPr="009D76FD" w:rsidRDefault="00B66964" w:rsidP="00B66964">
            <w:pPr>
              <w:rPr>
                <w:rFonts w:cs="Arial"/>
                <w:szCs w:val="22"/>
                <w:lang w:val="en-GB"/>
              </w:rPr>
            </w:pPr>
          </w:p>
        </w:tc>
        <w:tc>
          <w:tcPr>
            <w:tcW w:w="2088" w:type="dxa"/>
          </w:tcPr>
          <w:p w:rsidR="00B66964" w:rsidRPr="00FC7FAA" w:rsidRDefault="00B66964" w:rsidP="00B66964">
            <w:pPr>
              <w:rPr>
                <w:rFonts w:cs="Arial"/>
                <w:szCs w:val="22"/>
                <w:lang w:val="en-GB"/>
              </w:rPr>
            </w:pPr>
          </w:p>
        </w:tc>
      </w:tr>
      <w:tr w:rsidR="00B66964" w:rsidRPr="009D76FD">
        <w:trPr>
          <w:cantSplit/>
        </w:trPr>
        <w:tc>
          <w:tcPr>
            <w:tcW w:w="2088" w:type="dxa"/>
          </w:tcPr>
          <w:p w:rsidR="00B66964" w:rsidRPr="009D76FD" w:rsidRDefault="00B66964" w:rsidP="00B66964">
            <w:pPr>
              <w:rPr>
                <w:rFonts w:cs="Arial"/>
                <w:szCs w:val="22"/>
                <w:lang w:val="en-GB"/>
              </w:rPr>
            </w:pPr>
          </w:p>
        </w:tc>
        <w:tc>
          <w:tcPr>
            <w:tcW w:w="2088" w:type="dxa"/>
          </w:tcPr>
          <w:p w:rsidR="00B66964" w:rsidRPr="009D76FD" w:rsidRDefault="00B66964" w:rsidP="00B66964">
            <w:pPr>
              <w:rPr>
                <w:rFonts w:cs="Arial"/>
                <w:szCs w:val="22"/>
                <w:lang w:val="en-GB"/>
              </w:rPr>
            </w:pPr>
          </w:p>
        </w:tc>
        <w:tc>
          <w:tcPr>
            <w:tcW w:w="2088" w:type="dxa"/>
          </w:tcPr>
          <w:p w:rsidR="00B66964" w:rsidRPr="009D76FD" w:rsidRDefault="00B66964" w:rsidP="00B66964">
            <w:pPr>
              <w:rPr>
                <w:rFonts w:cs="Arial"/>
                <w:szCs w:val="22"/>
                <w:lang w:val="en-GB"/>
              </w:rPr>
            </w:pPr>
          </w:p>
        </w:tc>
        <w:tc>
          <w:tcPr>
            <w:tcW w:w="2088" w:type="dxa"/>
          </w:tcPr>
          <w:p w:rsidR="00B66964" w:rsidRPr="00FC7FAA" w:rsidRDefault="00B66964" w:rsidP="00B66964">
            <w:pPr>
              <w:rPr>
                <w:rFonts w:cs="Arial"/>
                <w:szCs w:val="22"/>
                <w:lang w:val="en-GB"/>
              </w:rPr>
            </w:pPr>
          </w:p>
        </w:tc>
      </w:tr>
    </w:tbl>
    <w:p w:rsidR="00B66964" w:rsidRPr="009D76FD" w:rsidRDefault="00B66964" w:rsidP="00B66964">
      <w:pPr>
        <w:ind w:left="720"/>
        <w:rPr>
          <w:rFonts w:cs="Arial"/>
          <w:szCs w:val="22"/>
          <w:lang w:val="en-GB"/>
        </w:rPr>
      </w:pPr>
    </w:p>
    <w:p w:rsidR="00B66964" w:rsidRPr="003B204C" w:rsidRDefault="00B66964" w:rsidP="00B66964">
      <w:pPr>
        <w:rPr>
          <w:rFonts w:cs="Arial"/>
          <w:b/>
          <w:szCs w:val="22"/>
          <w:lang w:val="en-GB"/>
        </w:rPr>
      </w:pPr>
      <w:r w:rsidRPr="003B204C">
        <w:rPr>
          <w:rFonts w:cs="Arial"/>
          <w:b/>
          <w:szCs w:val="22"/>
          <w:lang w:val="en-GB"/>
        </w:rPr>
        <w:t>Document Properties</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6"/>
        <w:gridCol w:w="4228"/>
      </w:tblGrid>
      <w:tr w:rsidR="00B66964" w:rsidRPr="009D76FD" w:rsidTr="00E1104B">
        <w:trPr>
          <w:cantSplit/>
          <w:tblHeader/>
        </w:trPr>
        <w:tc>
          <w:tcPr>
            <w:tcW w:w="2396" w:type="dxa"/>
            <w:shd w:val="pct10" w:color="auto" w:fill="auto"/>
            <w:vAlign w:val="center"/>
          </w:tcPr>
          <w:p w:rsidR="00B66964" w:rsidRPr="009D76FD" w:rsidRDefault="00B66964" w:rsidP="003B204C">
            <w:pPr>
              <w:jc w:val="center"/>
              <w:rPr>
                <w:rFonts w:cs="Arial"/>
                <w:szCs w:val="22"/>
                <w:lang w:val="en-GB"/>
              </w:rPr>
            </w:pPr>
            <w:r w:rsidRPr="009D76FD">
              <w:rPr>
                <w:rFonts w:cs="Arial"/>
                <w:szCs w:val="22"/>
                <w:lang w:val="en-GB"/>
              </w:rPr>
              <w:t>Item</w:t>
            </w:r>
          </w:p>
        </w:tc>
        <w:tc>
          <w:tcPr>
            <w:tcW w:w="4228" w:type="dxa"/>
            <w:shd w:val="pct10" w:color="auto" w:fill="auto"/>
            <w:vAlign w:val="center"/>
          </w:tcPr>
          <w:p w:rsidR="00B66964" w:rsidRPr="009D76FD" w:rsidRDefault="00B66964" w:rsidP="003B204C">
            <w:pPr>
              <w:jc w:val="center"/>
              <w:rPr>
                <w:rFonts w:cs="Arial"/>
                <w:szCs w:val="22"/>
                <w:lang w:val="en-GB"/>
              </w:rPr>
            </w:pPr>
            <w:r w:rsidRPr="009D76FD">
              <w:rPr>
                <w:rFonts w:cs="Arial"/>
                <w:szCs w:val="22"/>
                <w:lang w:val="en-GB"/>
              </w:rPr>
              <w:t>Details</w:t>
            </w:r>
          </w:p>
        </w:tc>
      </w:tr>
      <w:tr w:rsidR="00B66964" w:rsidRPr="009D76FD" w:rsidTr="00E1104B">
        <w:trPr>
          <w:cantSplit/>
        </w:trPr>
        <w:tc>
          <w:tcPr>
            <w:tcW w:w="2396" w:type="dxa"/>
          </w:tcPr>
          <w:p w:rsidR="00B66964" w:rsidRPr="009D76FD" w:rsidRDefault="00B66964" w:rsidP="00B66964">
            <w:pPr>
              <w:rPr>
                <w:rFonts w:cs="Arial"/>
                <w:szCs w:val="22"/>
                <w:lang w:val="en-GB"/>
              </w:rPr>
            </w:pPr>
            <w:r w:rsidRPr="009D76FD">
              <w:rPr>
                <w:rFonts w:cs="Arial"/>
                <w:szCs w:val="22"/>
                <w:lang w:val="en-GB"/>
              </w:rPr>
              <w:t>Document Title</w:t>
            </w:r>
          </w:p>
        </w:tc>
        <w:tc>
          <w:tcPr>
            <w:tcW w:w="4228" w:type="dxa"/>
          </w:tcPr>
          <w:p w:rsidR="00B66964" w:rsidRPr="00BE444E" w:rsidRDefault="00E1104B" w:rsidP="00BD6BB8">
            <w:pPr>
              <w:rPr>
                <w:rFonts w:cs="Arial"/>
                <w:szCs w:val="22"/>
                <w:lang w:val="en-GB"/>
              </w:rPr>
            </w:pPr>
            <w:r>
              <w:rPr>
                <w:rFonts w:cs="Arial"/>
                <w:szCs w:val="22"/>
                <w:lang w:val="en-GB"/>
              </w:rPr>
              <w:t>Asurion</w:t>
            </w:r>
            <w:r w:rsidR="00BD6BB8">
              <w:rPr>
                <w:rFonts w:cs="Arial"/>
                <w:szCs w:val="22"/>
                <w:lang w:val="en-GB"/>
              </w:rPr>
              <w:t xml:space="preserve"> Subscriber Billing System </w:t>
            </w:r>
            <w:r w:rsidR="00977116">
              <w:rPr>
                <w:rFonts w:cs="Arial"/>
                <w:szCs w:val="22"/>
                <w:lang w:val="en-GB"/>
              </w:rPr>
              <w:t>S</w:t>
            </w:r>
            <w:r w:rsidR="00BD6BB8">
              <w:rPr>
                <w:rFonts w:cs="Arial"/>
                <w:szCs w:val="22"/>
                <w:lang w:val="en-GB"/>
              </w:rPr>
              <w:t>QA</w:t>
            </w:r>
            <w:r w:rsidR="00E708E3">
              <w:rPr>
                <w:rFonts w:cs="Arial"/>
                <w:szCs w:val="22"/>
                <w:lang w:val="en-GB"/>
              </w:rPr>
              <w:fldChar w:fldCharType="begin"/>
            </w:r>
            <w:r w:rsidR="00E708E3">
              <w:instrText xml:space="preserve"> XE "</w:instrText>
            </w:r>
            <w:r w:rsidR="00E708E3" w:rsidRPr="00892D22">
              <w:instrText>SQA</w:instrText>
            </w:r>
            <w:r w:rsidR="00E708E3">
              <w:instrText xml:space="preserve">" </w:instrText>
            </w:r>
            <w:r w:rsidR="00E708E3">
              <w:rPr>
                <w:rFonts w:cs="Arial"/>
                <w:szCs w:val="22"/>
                <w:lang w:val="en-GB"/>
              </w:rPr>
              <w:fldChar w:fldCharType="end"/>
            </w:r>
            <w:r w:rsidR="00BD6BB8">
              <w:rPr>
                <w:rFonts w:cs="Arial"/>
                <w:szCs w:val="22"/>
                <w:lang w:val="en-GB"/>
              </w:rPr>
              <w:t xml:space="preserve"> </w:t>
            </w:r>
            <w:r w:rsidR="000C66FF">
              <w:rPr>
                <w:rFonts w:cs="Arial"/>
                <w:szCs w:val="22"/>
                <w:lang w:val="en-GB"/>
              </w:rPr>
              <w:t>Testing</w:t>
            </w:r>
            <w:r w:rsidR="00BD6BB8">
              <w:rPr>
                <w:rFonts w:cs="Arial"/>
                <w:szCs w:val="22"/>
                <w:lang w:val="en-GB"/>
              </w:rPr>
              <w:t xml:space="preserve"> S</w:t>
            </w:r>
            <w:r>
              <w:rPr>
                <w:rFonts w:cs="Arial"/>
                <w:szCs w:val="22"/>
                <w:lang w:val="en-GB"/>
              </w:rPr>
              <w:t>pecification</w:t>
            </w:r>
          </w:p>
        </w:tc>
      </w:tr>
      <w:tr w:rsidR="00B66964" w:rsidRPr="009D76FD" w:rsidTr="00E1104B">
        <w:trPr>
          <w:cantSplit/>
        </w:trPr>
        <w:tc>
          <w:tcPr>
            <w:tcW w:w="2396" w:type="dxa"/>
          </w:tcPr>
          <w:p w:rsidR="00B66964" w:rsidRPr="009D76FD" w:rsidRDefault="00B66964" w:rsidP="00B66964">
            <w:pPr>
              <w:rPr>
                <w:rFonts w:cs="Arial"/>
                <w:szCs w:val="22"/>
                <w:lang w:val="en-GB"/>
              </w:rPr>
            </w:pPr>
            <w:r w:rsidRPr="009D76FD">
              <w:rPr>
                <w:rFonts w:cs="Arial"/>
                <w:szCs w:val="22"/>
                <w:lang w:val="en-GB"/>
              </w:rPr>
              <w:t>Author</w:t>
            </w:r>
          </w:p>
        </w:tc>
        <w:tc>
          <w:tcPr>
            <w:tcW w:w="4228" w:type="dxa"/>
          </w:tcPr>
          <w:p w:rsidR="00B66964" w:rsidRPr="009D76FD" w:rsidRDefault="00E1104B" w:rsidP="00B66964">
            <w:pPr>
              <w:rPr>
                <w:rFonts w:cs="Arial"/>
                <w:szCs w:val="22"/>
                <w:lang w:val="en-GB"/>
              </w:rPr>
            </w:pPr>
            <w:r>
              <w:rPr>
                <w:rFonts w:cs="Arial"/>
                <w:szCs w:val="22"/>
                <w:lang w:val="en-GB"/>
              </w:rPr>
              <w:t>Jim Emerson</w:t>
            </w:r>
          </w:p>
        </w:tc>
      </w:tr>
      <w:tr w:rsidR="00E063E7" w:rsidRPr="009D76FD" w:rsidTr="00E1104B">
        <w:trPr>
          <w:cantSplit/>
        </w:trPr>
        <w:tc>
          <w:tcPr>
            <w:tcW w:w="2396" w:type="dxa"/>
          </w:tcPr>
          <w:p w:rsidR="00E063E7" w:rsidRPr="009D76FD" w:rsidRDefault="00E063E7" w:rsidP="00B66964">
            <w:pPr>
              <w:rPr>
                <w:rFonts w:cs="Arial"/>
                <w:szCs w:val="22"/>
                <w:lang w:val="en-GB"/>
              </w:rPr>
            </w:pPr>
            <w:r w:rsidRPr="009D76FD">
              <w:rPr>
                <w:rFonts w:cs="Arial"/>
                <w:szCs w:val="22"/>
                <w:lang w:val="en-GB"/>
              </w:rPr>
              <w:t>Creation Date</w:t>
            </w:r>
          </w:p>
        </w:tc>
        <w:tc>
          <w:tcPr>
            <w:tcW w:w="4228" w:type="dxa"/>
          </w:tcPr>
          <w:p w:rsidR="00E063E7" w:rsidRDefault="004B7CF9">
            <w:r>
              <w:t>12/01/</w:t>
            </w:r>
            <w:r w:rsidR="00E1104B">
              <w:t>2011</w:t>
            </w:r>
          </w:p>
        </w:tc>
      </w:tr>
    </w:tbl>
    <w:p w:rsidR="00B66964" w:rsidRPr="009D76FD" w:rsidRDefault="00B66964" w:rsidP="00B66964">
      <w:pPr>
        <w:rPr>
          <w:rFonts w:cs="Arial"/>
          <w:szCs w:val="22"/>
          <w:lang w:val="en-GB"/>
        </w:rPr>
      </w:pPr>
    </w:p>
    <w:p w:rsidR="00B66964" w:rsidRDefault="00B66964" w:rsidP="00B66964">
      <w:pPr>
        <w:rPr>
          <w:lang w:val="en-GB"/>
        </w:rPr>
      </w:pPr>
    </w:p>
    <w:p w:rsidR="00B66964" w:rsidRDefault="00B66964" w:rsidP="00B66964">
      <w:pPr>
        <w:rPr>
          <w:lang w:val="en-GB"/>
        </w:rPr>
        <w:sectPr w:rsidR="00B66964" w:rsidSect="00CB7840">
          <w:footerReference w:type="even" r:id="rId11"/>
          <w:footerReference w:type="default" r:id="rId12"/>
          <w:type w:val="nextColumn"/>
          <w:pgSz w:w="12240" w:h="15840" w:code="9"/>
          <w:pgMar w:top="1440" w:right="1080" w:bottom="1440" w:left="1728" w:header="720" w:footer="720" w:gutter="245"/>
          <w:pgNumType w:start="1"/>
          <w:cols w:space="720"/>
        </w:sectPr>
      </w:pPr>
    </w:p>
    <w:p w:rsidR="008644A8" w:rsidRDefault="008644A8">
      <w:pPr>
        <w:rPr>
          <w:rFonts w:cs="Arial"/>
          <w:b/>
          <w:sz w:val="32"/>
          <w:szCs w:val="32"/>
          <w:lang w:val="en-GB"/>
        </w:rPr>
      </w:pPr>
      <w:bookmarkStart w:id="11" w:name="_Toc12669118"/>
      <w:r>
        <w:rPr>
          <w:rFonts w:cs="Arial"/>
          <w:b/>
          <w:sz w:val="32"/>
          <w:szCs w:val="32"/>
          <w:lang w:val="en-GB"/>
        </w:rPr>
        <w:br w:type="page"/>
      </w:r>
    </w:p>
    <w:p w:rsidR="00B66964" w:rsidRPr="009D76FD" w:rsidRDefault="00B66964" w:rsidP="00A320F8">
      <w:pPr>
        <w:jc w:val="center"/>
        <w:rPr>
          <w:rFonts w:cs="Arial"/>
          <w:b/>
          <w:sz w:val="32"/>
          <w:szCs w:val="32"/>
          <w:lang w:val="en-GB"/>
        </w:rPr>
      </w:pPr>
      <w:r w:rsidRPr="009D76FD">
        <w:rPr>
          <w:rFonts w:cs="Arial"/>
          <w:b/>
          <w:sz w:val="32"/>
          <w:szCs w:val="32"/>
          <w:lang w:val="en-GB"/>
        </w:rPr>
        <w:lastRenderedPageBreak/>
        <w:t>Table of Contents</w:t>
      </w:r>
      <w:bookmarkEnd w:id="11"/>
    </w:p>
    <w:p w:rsidR="00B66964" w:rsidRPr="00217A60" w:rsidRDefault="00B66964" w:rsidP="00B66964">
      <w:pPr>
        <w:rPr>
          <w:b/>
          <w:lang w:val="en-GB"/>
        </w:rPr>
      </w:pPr>
    </w:p>
    <w:p w:rsidR="00020375" w:rsidRDefault="00020375">
      <w:pPr>
        <w:pStyle w:val="TOC1"/>
        <w:tabs>
          <w:tab w:val="right" w:leader="dot" w:pos="9465"/>
        </w:tabs>
        <w:rPr>
          <w:rFonts w:asciiTheme="minorHAnsi" w:eastAsiaTheme="minorEastAsia" w:hAnsiTheme="minorHAnsi" w:cstheme="minorBidi"/>
          <w:noProof/>
          <w:szCs w:val="22"/>
        </w:rPr>
      </w:pPr>
      <w:r>
        <w:rPr>
          <w:lang w:val="en-GB"/>
        </w:rPr>
        <w:fldChar w:fldCharType="begin"/>
      </w:r>
      <w:r>
        <w:rPr>
          <w:lang w:val="en-GB"/>
        </w:rPr>
        <w:instrText xml:space="preserve"> TOC \o "1-4" \h \z \u </w:instrText>
      </w:r>
      <w:r>
        <w:rPr>
          <w:lang w:val="en-GB"/>
        </w:rPr>
        <w:fldChar w:fldCharType="separate"/>
      </w:r>
      <w:hyperlink w:anchor="_Toc312400773" w:history="1">
        <w:r w:rsidRPr="00A662AA">
          <w:rPr>
            <w:rStyle w:val="Hyperlink"/>
            <w:noProof/>
          </w:rPr>
          <w:t>Introduction</w:t>
        </w:r>
        <w:r>
          <w:rPr>
            <w:noProof/>
            <w:webHidden/>
          </w:rPr>
          <w:tab/>
        </w:r>
        <w:r>
          <w:rPr>
            <w:noProof/>
            <w:webHidden/>
          </w:rPr>
          <w:fldChar w:fldCharType="begin"/>
        </w:r>
        <w:r>
          <w:rPr>
            <w:noProof/>
            <w:webHidden/>
          </w:rPr>
          <w:instrText xml:space="preserve"> PAGEREF _Toc312400773 \h </w:instrText>
        </w:r>
        <w:r>
          <w:rPr>
            <w:noProof/>
            <w:webHidden/>
          </w:rPr>
        </w:r>
        <w:r>
          <w:rPr>
            <w:noProof/>
            <w:webHidden/>
          </w:rPr>
          <w:fldChar w:fldCharType="separate"/>
        </w:r>
        <w:r>
          <w:rPr>
            <w:noProof/>
            <w:webHidden/>
          </w:rPr>
          <w:t>5</w:t>
        </w:r>
        <w:r>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74" w:history="1">
        <w:r w:rsidR="00020375" w:rsidRPr="00A662AA">
          <w:rPr>
            <w:rStyle w:val="Hyperlink"/>
            <w:noProof/>
          </w:rPr>
          <w:t>Asurion Subscriber Billing System – Finance Services</w:t>
        </w:r>
        <w:r w:rsidR="00020375">
          <w:rPr>
            <w:noProof/>
            <w:webHidden/>
          </w:rPr>
          <w:tab/>
        </w:r>
        <w:r w:rsidR="00020375">
          <w:rPr>
            <w:noProof/>
            <w:webHidden/>
          </w:rPr>
          <w:fldChar w:fldCharType="begin"/>
        </w:r>
        <w:r w:rsidR="00020375">
          <w:rPr>
            <w:noProof/>
            <w:webHidden/>
          </w:rPr>
          <w:instrText xml:space="preserve"> PAGEREF _Toc312400774 \h </w:instrText>
        </w:r>
        <w:r w:rsidR="00020375">
          <w:rPr>
            <w:noProof/>
            <w:webHidden/>
          </w:rPr>
        </w:r>
        <w:r w:rsidR="00020375">
          <w:rPr>
            <w:noProof/>
            <w:webHidden/>
          </w:rPr>
          <w:fldChar w:fldCharType="separate"/>
        </w:r>
        <w:r w:rsidR="00020375">
          <w:rPr>
            <w:noProof/>
            <w:webHidden/>
          </w:rPr>
          <w:t>5</w:t>
        </w:r>
        <w:r w:rsidR="00020375">
          <w:rPr>
            <w:noProof/>
            <w:webHidden/>
          </w:rPr>
          <w:fldChar w:fldCharType="end"/>
        </w:r>
      </w:hyperlink>
    </w:p>
    <w:p w:rsidR="00020375" w:rsidRDefault="00EA2C90">
      <w:pPr>
        <w:pStyle w:val="TOC1"/>
        <w:tabs>
          <w:tab w:val="right" w:leader="dot" w:pos="9465"/>
        </w:tabs>
        <w:rPr>
          <w:rFonts w:asciiTheme="minorHAnsi" w:eastAsiaTheme="minorEastAsia" w:hAnsiTheme="minorHAnsi" w:cstheme="minorBidi"/>
          <w:noProof/>
          <w:szCs w:val="22"/>
        </w:rPr>
      </w:pPr>
      <w:hyperlink w:anchor="_Toc312400775" w:history="1">
        <w:r w:rsidR="00020375" w:rsidRPr="00A662AA">
          <w:rPr>
            <w:rStyle w:val="Hyperlink"/>
            <w:noProof/>
          </w:rPr>
          <w:t>Monitoring and Logging</w:t>
        </w:r>
        <w:r w:rsidR="00020375">
          <w:rPr>
            <w:noProof/>
            <w:webHidden/>
          </w:rPr>
          <w:tab/>
        </w:r>
        <w:r w:rsidR="00020375">
          <w:rPr>
            <w:noProof/>
            <w:webHidden/>
          </w:rPr>
          <w:fldChar w:fldCharType="begin"/>
        </w:r>
        <w:r w:rsidR="00020375">
          <w:rPr>
            <w:noProof/>
            <w:webHidden/>
          </w:rPr>
          <w:instrText xml:space="preserve"> PAGEREF _Toc312400775 \h </w:instrText>
        </w:r>
        <w:r w:rsidR="00020375">
          <w:rPr>
            <w:noProof/>
            <w:webHidden/>
          </w:rPr>
        </w:r>
        <w:r w:rsidR="00020375">
          <w:rPr>
            <w:noProof/>
            <w:webHidden/>
          </w:rPr>
          <w:fldChar w:fldCharType="separate"/>
        </w:r>
        <w:r w:rsidR="00020375">
          <w:rPr>
            <w:noProof/>
            <w:webHidden/>
          </w:rPr>
          <w:t>6</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76" w:history="1">
        <w:r w:rsidR="00020375" w:rsidRPr="00A662AA">
          <w:rPr>
            <w:rStyle w:val="Hyperlink"/>
            <w:noProof/>
          </w:rPr>
          <w:t>Monitoring with Administrator</w:t>
        </w:r>
        <w:r w:rsidR="00020375">
          <w:rPr>
            <w:noProof/>
            <w:webHidden/>
          </w:rPr>
          <w:tab/>
        </w:r>
        <w:r w:rsidR="00020375">
          <w:rPr>
            <w:noProof/>
            <w:webHidden/>
          </w:rPr>
          <w:fldChar w:fldCharType="begin"/>
        </w:r>
        <w:r w:rsidR="00020375">
          <w:rPr>
            <w:noProof/>
            <w:webHidden/>
          </w:rPr>
          <w:instrText xml:space="preserve"> PAGEREF _Toc312400776 \h </w:instrText>
        </w:r>
        <w:r w:rsidR="00020375">
          <w:rPr>
            <w:noProof/>
            <w:webHidden/>
          </w:rPr>
        </w:r>
        <w:r w:rsidR="00020375">
          <w:rPr>
            <w:noProof/>
            <w:webHidden/>
          </w:rPr>
          <w:fldChar w:fldCharType="separate"/>
        </w:r>
        <w:r w:rsidR="00020375">
          <w:rPr>
            <w:noProof/>
            <w:webHidden/>
          </w:rPr>
          <w:t>6</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77" w:history="1">
        <w:r w:rsidR="00020375" w:rsidRPr="00A662AA">
          <w:rPr>
            <w:rStyle w:val="Hyperlink"/>
            <w:noProof/>
          </w:rPr>
          <w:t>Monitoring Management</w:t>
        </w:r>
        <w:r w:rsidR="00020375">
          <w:rPr>
            <w:noProof/>
            <w:webHidden/>
          </w:rPr>
          <w:tab/>
        </w:r>
        <w:r w:rsidR="00020375">
          <w:rPr>
            <w:noProof/>
            <w:webHidden/>
          </w:rPr>
          <w:fldChar w:fldCharType="begin"/>
        </w:r>
        <w:r w:rsidR="00020375">
          <w:rPr>
            <w:noProof/>
            <w:webHidden/>
          </w:rPr>
          <w:instrText xml:space="preserve"> PAGEREF _Toc312400777 \h </w:instrText>
        </w:r>
        <w:r w:rsidR="00020375">
          <w:rPr>
            <w:noProof/>
            <w:webHidden/>
          </w:rPr>
        </w:r>
        <w:r w:rsidR="00020375">
          <w:rPr>
            <w:noProof/>
            <w:webHidden/>
          </w:rPr>
          <w:fldChar w:fldCharType="separate"/>
        </w:r>
        <w:r w:rsidR="00020375">
          <w:rPr>
            <w:noProof/>
            <w:webHidden/>
          </w:rPr>
          <w:t>6</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78" w:history="1">
        <w:r w:rsidR="00020375" w:rsidRPr="00A662AA">
          <w:rPr>
            <w:rStyle w:val="Hyperlink"/>
            <w:noProof/>
          </w:rPr>
          <w:t>Monitoring with Hawk</w:t>
        </w:r>
        <w:r w:rsidR="00020375">
          <w:rPr>
            <w:noProof/>
            <w:webHidden/>
          </w:rPr>
          <w:tab/>
        </w:r>
        <w:r w:rsidR="00020375">
          <w:rPr>
            <w:noProof/>
            <w:webHidden/>
          </w:rPr>
          <w:fldChar w:fldCharType="begin"/>
        </w:r>
        <w:r w:rsidR="00020375">
          <w:rPr>
            <w:noProof/>
            <w:webHidden/>
          </w:rPr>
          <w:instrText xml:space="preserve"> PAGEREF _Toc312400778 \h </w:instrText>
        </w:r>
        <w:r w:rsidR="00020375">
          <w:rPr>
            <w:noProof/>
            <w:webHidden/>
          </w:rPr>
        </w:r>
        <w:r w:rsidR="00020375">
          <w:rPr>
            <w:noProof/>
            <w:webHidden/>
          </w:rPr>
          <w:fldChar w:fldCharType="separate"/>
        </w:r>
        <w:r w:rsidR="00020375">
          <w:rPr>
            <w:noProof/>
            <w:webHidden/>
          </w:rPr>
          <w:t>7</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79" w:history="1">
        <w:r w:rsidR="00020375" w:rsidRPr="00A662AA">
          <w:rPr>
            <w:rStyle w:val="Hyperlink"/>
            <w:noProof/>
          </w:rPr>
          <w:t>Monitoring Rulebases</w:t>
        </w:r>
        <w:r w:rsidR="00020375">
          <w:rPr>
            <w:noProof/>
            <w:webHidden/>
          </w:rPr>
          <w:tab/>
        </w:r>
        <w:r w:rsidR="00020375">
          <w:rPr>
            <w:noProof/>
            <w:webHidden/>
          </w:rPr>
          <w:fldChar w:fldCharType="begin"/>
        </w:r>
        <w:r w:rsidR="00020375">
          <w:rPr>
            <w:noProof/>
            <w:webHidden/>
          </w:rPr>
          <w:instrText xml:space="preserve"> PAGEREF _Toc312400779 \h </w:instrText>
        </w:r>
        <w:r w:rsidR="00020375">
          <w:rPr>
            <w:noProof/>
            <w:webHidden/>
          </w:rPr>
        </w:r>
        <w:r w:rsidR="00020375">
          <w:rPr>
            <w:noProof/>
            <w:webHidden/>
          </w:rPr>
          <w:fldChar w:fldCharType="separate"/>
        </w:r>
        <w:r w:rsidR="00020375">
          <w:rPr>
            <w:noProof/>
            <w:webHidden/>
          </w:rPr>
          <w:t>10</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80" w:history="1">
        <w:r w:rsidR="00020375" w:rsidRPr="00A662AA">
          <w:rPr>
            <w:rStyle w:val="Hyperlink"/>
            <w:noProof/>
          </w:rPr>
          <w:t>Monitoring Connection Counts</w:t>
        </w:r>
        <w:r w:rsidR="00020375">
          <w:rPr>
            <w:noProof/>
            <w:webHidden/>
          </w:rPr>
          <w:tab/>
        </w:r>
        <w:r w:rsidR="00020375">
          <w:rPr>
            <w:noProof/>
            <w:webHidden/>
          </w:rPr>
          <w:fldChar w:fldCharType="begin"/>
        </w:r>
        <w:r w:rsidR="00020375">
          <w:rPr>
            <w:noProof/>
            <w:webHidden/>
          </w:rPr>
          <w:instrText xml:space="preserve"> PAGEREF _Toc312400780 \h </w:instrText>
        </w:r>
        <w:r w:rsidR="00020375">
          <w:rPr>
            <w:noProof/>
            <w:webHidden/>
          </w:rPr>
        </w:r>
        <w:r w:rsidR="00020375">
          <w:rPr>
            <w:noProof/>
            <w:webHidden/>
          </w:rPr>
          <w:fldChar w:fldCharType="separate"/>
        </w:r>
        <w:r w:rsidR="00020375">
          <w:rPr>
            <w:noProof/>
            <w:webHidden/>
          </w:rPr>
          <w:t>11</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81" w:history="1">
        <w:r w:rsidR="00020375" w:rsidRPr="00A662AA">
          <w:rPr>
            <w:rStyle w:val="Hyperlink"/>
            <w:noProof/>
          </w:rPr>
          <w:t>Monitoring BW Engine Exceptions</w:t>
        </w:r>
        <w:r w:rsidR="00020375">
          <w:rPr>
            <w:noProof/>
            <w:webHidden/>
          </w:rPr>
          <w:tab/>
        </w:r>
        <w:r w:rsidR="00020375">
          <w:rPr>
            <w:noProof/>
            <w:webHidden/>
          </w:rPr>
          <w:fldChar w:fldCharType="begin"/>
        </w:r>
        <w:r w:rsidR="00020375">
          <w:rPr>
            <w:noProof/>
            <w:webHidden/>
          </w:rPr>
          <w:instrText xml:space="preserve"> PAGEREF _Toc312400781 \h </w:instrText>
        </w:r>
        <w:r w:rsidR="00020375">
          <w:rPr>
            <w:noProof/>
            <w:webHidden/>
          </w:rPr>
        </w:r>
        <w:r w:rsidR="00020375">
          <w:rPr>
            <w:noProof/>
            <w:webHidden/>
          </w:rPr>
          <w:fldChar w:fldCharType="separate"/>
        </w:r>
        <w:r w:rsidR="00020375">
          <w:rPr>
            <w:noProof/>
            <w:webHidden/>
          </w:rPr>
          <w:t>11</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82" w:history="1">
        <w:r w:rsidR="00020375" w:rsidRPr="00A662AA">
          <w:rPr>
            <w:rStyle w:val="Hyperlink"/>
            <w:noProof/>
          </w:rPr>
          <w:t>Monitoring BW Application Instance Restarts</w:t>
        </w:r>
        <w:r w:rsidR="00020375">
          <w:rPr>
            <w:noProof/>
            <w:webHidden/>
          </w:rPr>
          <w:tab/>
        </w:r>
        <w:r w:rsidR="00020375">
          <w:rPr>
            <w:noProof/>
            <w:webHidden/>
          </w:rPr>
          <w:fldChar w:fldCharType="begin"/>
        </w:r>
        <w:r w:rsidR="00020375">
          <w:rPr>
            <w:noProof/>
            <w:webHidden/>
          </w:rPr>
          <w:instrText xml:space="preserve"> PAGEREF _Toc312400782 \h </w:instrText>
        </w:r>
        <w:r w:rsidR="00020375">
          <w:rPr>
            <w:noProof/>
            <w:webHidden/>
          </w:rPr>
        </w:r>
        <w:r w:rsidR="00020375">
          <w:rPr>
            <w:noProof/>
            <w:webHidden/>
          </w:rPr>
          <w:fldChar w:fldCharType="separate"/>
        </w:r>
        <w:r w:rsidR="00020375">
          <w:rPr>
            <w:noProof/>
            <w:webHidden/>
          </w:rPr>
          <w:t>12</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83" w:history="1">
        <w:r w:rsidR="00020375" w:rsidRPr="00A662AA">
          <w:rPr>
            <w:rStyle w:val="Hyperlink"/>
            <w:noProof/>
          </w:rPr>
          <w:t>Monitoring Asurion Application Error DB Inserts</w:t>
        </w:r>
        <w:r w:rsidR="00020375">
          <w:rPr>
            <w:noProof/>
            <w:webHidden/>
          </w:rPr>
          <w:tab/>
        </w:r>
        <w:r w:rsidR="00020375">
          <w:rPr>
            <w:noProof/>
            <w:webHidden/>
          </w:rPr>
          <w:fldChar w:fldCharType="begin"/>
        </w:r>
        <w:r w:rsidR="00020375">
          <w:rPr>
            <w:noProof/>
            <w:webHidden/>
          </w:rPr>
          <w:instrText xml:space="preserve"> PAGEREF _Toc312400783 \h </w:instrText>
        </w:r>
        <w:r w:rsidR="00020375">
          <w:rPr>
            <w:noProof/>
            <w:webHidden/>
          </w:rPr>
        </w:r>
        <w:r w:rsidR="00020375">
          <w:rPr>
            <w:noProof/>
            <w:webHidden/>
          </w:rPr>
          <w:fldChar w:fldCharType="separate"/>
        </w:r>
        <w:r w:rsidR="00020375">
          <w:rPr>
            <w:noProof/>
            <w:webHidden/>
          </w:rPr>
          <w:t>12</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84" w:history="1">
        <w:r w:rsidR="00020375" w:rsidRPr="00A662AA">
          <w:rPr>
            <w:rStyle w:val="Hyperlink"/>
            <w:noProof/>
          </w:rPr>
          <w:t>Collecting BW Historical Data</w:t>
        </w:r>
        <w:r w:rsidR="00020375">
          <w:rPr>
            <w:noProof/>
            <w:webHidden/>
          </w:rPr>
          <w:tab/>
        </w:r>
        <w:r w:rsidR="00020375">
          <w:rPr>
            <w:noProof/>
            <w:webHidden/>
          </w:rPr>
          <w:fldChar w:fldCharType="begin"/>
        </w:r>
        <w:r w:rsidR="00020375">
          <w:rPr>
            <w:noProof/>
            <w:webHidden/>
          </w:rPr>
          <w:instrText xml:space="preserve"> PAGEREF _Toc312400784 \h </w:instrText>
        </w:r>
        <w:r w:rsidR="00020375">
          <w:rPr>
            <w:noProof/>
            <w:webHidden/>
          </w:rPr>
        </w:r>
        <w:r w:rsidR="00020375">
          <w:rPr>
            <w:noProof/>
            <w:webHidden/>
          </w:rPr>
          <w:fldChar w:fldCharType="separate"/>
        </w:r>
        <w:r w:rsidR="00020375">
          <w:rPr>
            <w:noProof/>
            <w:webHidden/>
          </w:rPr>
          <w:t>13</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85" w:history="1">
        <w:r w:rsidR="00020375" w:rsidRPr="00A662AA">
          <w:rPr>
            <w:rStyle w:val="Hyperlink"/>
            <w:noProof/>
          </w:rPr>
          <w:t>Viewing a BW Log File Not Rolled From the Past 7-14 Days</w:t>
        </w:r>
        <w:r w:rsidR="00020375">
          <w:rPr>
            <w:noProof/>
            <w:webHidden/>
          </w:rPr>
          <w:tab/>
        </w:r>
        <w:r w:rsidR="00020375">
          <w:rPr>
            <w:noProof/>
            <w:webHidden/>
          </w:rPr>
          <w:fldChar w:fldCharType="begin"/>
        </w:r>
        <w:r w:rsidR="00020375">
          <w:rPr>
            <w:noProof/>
            <w:webHidden/>
          </w:rPr>
          <w:instrText xml:space="preserve"> PAGEREF _Toc312400785 \h </w:instrText>
        </w:r>
        <w:r w:rsidR="00020375">
          <w:rPr>
            <w:noProof/>
            <w:webHidden/>
          </w:rPr>
        </w:r>
        <w:r w:rsidR="00020375">
          <w:rPr>
            <w:noProof/>
            <w:webHidden/>
          </w:rPr>
          <w:fldChar w:fldCharType="separate"/>
        </w:r>
        <w:r w:rsidR="00020375">
          <w:rPr>
            <w:noProof/>
            <w:webHidden/>
          </w:rPr>
          <w:t>13</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86" w:history="1">
        <w:r w:rsidR="00020375" w:rsidRPr="00A662AA">
          <w:rPr>
            <w:rStyle w:val="Hyperlink"/>
            <w:noProof/>
          </w:rPr>
          <w:t>Monitoring with PRTG</w:t>
        </w:r>
        <w:r w:rsidR="00020375">
          <w:rPr>
            <w:noProof/>
            <w:webHidden/>
          </w:rPr>
          <w:tab/>
        </w:r>
        <w:r w:rsidR="00020375">
          <w:rPr>
            <w:noProof/>
            <w:webHidden/>
          </w:rPr>
          <w:fldChar w:fldCharType="begin"/>
        </w:r>
        <w:r w:rsidR="00020375">
          <w:rPr>
            <w:noProof/>
            <w:webHidden/>
          </w:rPr>
          <w:instrText xml:space="preserve"> PAGEREF _Toc312400786 \h </w:instrText>
        </w:r>
        <w:r w:rsidR="00020375">
          <w:rPr>
            <w:noProof/>
            <w:webHidden/>
          </w:rPr>
        </w:r>
        <w:r w:rsidR="00020375">
          <w:rPr>
            <w:noProof/>
            <w:webHidden/>
          </w:rPr>
          <w:fldChar w:fldCharType="separate"/>
        </w:r>
        <w:r w:rsidR="00020375">
          <w:rPr>
            <w:noProof/>
            <w:webHidden/>
          </w:rPr>
          <w:t>13</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87" w:history="1">
        <w:r w:rsidR="00020375" w:rsidRPr="00A662AA">
          <w:rPr>
            <w:rStyle w:val="Hyperlink"/>
            <w:noProof/>
          </w:rPr>
          <w:t>PRTG Network Monitoring</w:t>
        </w:r>
        <w:r w:rsidR="00020375">
          <w:rPr>
            <w:noProof/>
            <w:webHidden/>
          </w:rPr>
          <w:tab/>
        </w:r>
        <w:r w:rsidR="00020375">
          <w:rPr>
            <w:noProof/>
            <w:webHidden/>
          </w:rPr>
          <w:fldChar w:fldCharType="begin"/>
        </w:r>
        <w:r w:rsidR="00020375">
          <w:rPr>
            <w:noProof/>
            <w:webHidden/>
          </w:rPr>
          <w:instrText xml:space="preserve"> PAGEREF _Toc312400787 \h </w:instrText>
        </w:r>
        <w:r w:rsidR="00020375">
          <w:rPr>
            <w:noProof/>
            <w:webHidden/>
          </w:rPr>
        </w:r>
        <w:r w:rsidR="00020375">
          <w:rPr>
            <w:noProof/>
            <w:webHidden/>
          </w:rPr>
          <w:fldChar w:fldCharType="separate"/>
        </w:r>
        <w:r w:rsidR="00020375">
          <w:rPr>
            <w:noProof/>
            <w:webHidden/>
          </w:rPr>
          <w:t>13</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88" w:history="1">
        <w:r w:rsidR="00020375" w:rsidRPr="00A662AA">
          <w:rPr>
            <w:rStyle w:val="Hyperlink"/>
            <w:noProof/>
          </w:rPr>
          <w:t>Logging Services</w:t>
        </w:r>
        <w:r w:rsidR="00020375">
          <w:rPr>
            <w:noProof/>
            <w:webHidden/>
          </w:rPr>
          <w:tab/>
        </w:r>
        <w:r w:rsidR="00020375">
          <w:rPr>
            <w:noProof/>
            <w:webHidden/>
          </w:rPr>
          <w:fldChar w:fldCharType="begin"/>
        </w:r>
        <w:r w:rsidR="00020375">
          <w:rPr>
            <w:noProof/>
            <w:webHidden/>
          </w:rPr>
          <w:instrText xml:space="preserve"> PAGEREF _Toc312400788 \h </w:instrText>
        </w:r>
        <w:r w:rsidR="00020375">
          <w:rPr>
            <w:noProof/>
            <w:webHidden/>
          </w:rPr>
        </w:r>
        <w:r w:rsidR="00020375">
          <w:rPr>
            <w:noProof/>
            <w:webHidden/>
          </w:rPr>
          <w:fldChar w:fldCharType="separate"/>
        </w:r>
        <w:r w:rsidR="00020375">
          <w:rPr>
            <w:noProof/>
            <w:webHidden/>
          </w:rPr>
          <w:t>15</w:t>
        </w:r>
        <w:r w:rsidR="00020375">
          <w:rPr>
            <w:noProof/>
            <w:webHidden/>
          </w:rPr>
          <w:fldChar w:fldCharType="end"/>
        </w:r>
      </w:hyperlink>
    </w:p>
    <w:p w:rsidR="00020375" w:rsidRDefault="00EA2C90">
      <w:pPr>
        <w:pStyle w:val="TOC1"/>
        <w:tabs>
          <w:tab w:val="right" w:leader="dot" w:pos="9465"/>
        </w:tabs>
        <w:rPr>
          <w:rFonts w:asciiTheme="minorHAnsi" w:eastAsiaTheme="minorEastAsia" w:hAnsiTheme="minorHAnsi" w:cstheme="minorBidi"/>
          <w:noProof/>
          <w:szCs w:val="22"/>
        </w:rPr>
      </w:pPr>
      <w:hyperlink w:anchor="_Toc312400789" w:history="1">
        <w:r w:rsidR="00020375" w:rsidRPr="00A662AA">
          <w:rPr>
            <w:rStyle w:val="Hyperlink"/>
            <w:noProof/>
          </w:rPr>
          <w:t>Incident Management and Error Reporting</w:t>
        </w:r>
        <w:r w:rsidR="00020375">
          <w:rPr>
            <w:noProof/>
            <w:webHidden/>
          </w:rPr>
          <w:tab/>
        </w:r>
        <w:r w:rsidR="00020375">
          <w:rPr>
            <w:noProof/>
            <w:webHidden/>
          </w:rPr>
          <w:fldChar w:fldCharType="begin"/>
        </w:r>
        <w:r w:rsidR="00020375">
          <w:rPr>
            <w:noProof/>
            <w:webHidden/>
          </w:rPr>
          <w:instrText xml:space="preserve"> PAGEREF _Toc312400789 \h </w:instrText>
        </w:r>
        <w:r w:rsidR="00020375">
          <w:rPr>
            <w:noProof/>
            <w:webHidden/>
          </w:rPr>
        </w:r>
        <w:r w:rsidR="00020375">
          <w:rPr>
            <w:noProof/>
            <w:webHidden/>
          </w:rPr>
          <w:fldChar w:fldCharType="separate"/>
        </w:r>
        <w:r w:rsidR="00020375">
          <w:rPr>
            <w:noProof/>
            <w:webHidden/>
          </w:rPr>
          <w:t>15</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90" w:history="1">
        <w:r w:rsidR="00020375" w:rsidRPr="00A662AA">
          <w:rPr>
            <w:rStyle w:val="Hyperlink"/>
            <w:noProof/>
          </w:rPr>
          <w:t>Incident Management</w:t>
        </w:r>
        <w:r w:rsidR="00020375">
          <w:rPr>
            <w:noProof/>
            <w:webHidden/>
          </w:rPr>
          <w:tab/>
        </w:r>
        <w:r w:rsidR="00020375">
          <w:rPr>
            <w:noProof/>
            <w:webHidden/>
          </w:rPr>
          <w:fldChar w:fldCharType="begin"/>
        </w:r>
        <w:r w:rsidR="00020375">
          <w:rPr>
            <w:noProof/>
            <w:webHidden/>
          </w:rPr>
          <w:instrText xml:space="preserve"> PAGEREF _Toc312400790 \h </w:instrText>
        </w:r>
        <w:r w:rsidR="00020375">
          <w:rPr>
            <w:noProof/>
            <w:webHidden/>
          </w:rPr>
        </w:r>
        <w:r w:rsidR="00020375">
          <w:rPr>
            <w:noProof/>
            <w:webHidden/>
          </w:rPr>
          <w:fldChar w:fldCharType="separate"/>
        </w:r>
        <w:r w:rsidR="00020375">
          <w:rPr>
            <w:noProof/>
            <w:webHidden/>
          </w:rPr>
          <w:t>15</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91" w:history="1">
        <w:r w:rsidR="00020375" w:rsidRPr="00A662AA">
          <w:rPr>
            <w:rStyle w:val="Hyperlink"/>
            <w:noProof/>
          </w:rPr>
          <w:t>Problem Issue and Error Reporting</w:t>
        </w:r>
        <w:r w:rsidR="00020375">
          <w:rPr>
            <w:noProof/>
            <w:webHidden/>
          </w:rPr>
          <w:tab/>
        </w:r>
        <w:r w:rsidR="00020375">
          <w:rPr>
            <w:noProof/>
            <w:webHidden/>
          </w:rPr>
          <w:fldChar w:fldCharType="begin"/>
        </w:r>
        <w:r w:rsidR="00020375">
          <w:rPr>
            <w:noProof/>
            <w:webHidden/>
          </w:rPr>
          <w:instrText xml:space="preserve"> PAGEREF _Toc312400791 \h </w:instrText>
        </w:r>
        <w:r w:rsidR="00020375">
          <w:rPr>
            <w:noProof/>
            <w:webHidden/>
          </w:rPr>
        </w:r>
        <w:r w:rsidR="00020375">
          <w:rPr>
            <w:noProof/>
            <w:webHidden/>
          </w:rPr>
          <w:fldChar w:fldCharType="separate"/>
        </w:r>
        <w:r w:rsidR="00020375">
          <w:rPr>
            <w:noProof/>
            <w:webHidden/>
          </w:rPr>
          <w:t>15</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92" w:history="1">
        <w:r w:rsidR="00020375" w:rsidRPr="00A662AA">
          <w:rPr>
            <w:rStyle w:val="Hyperlink"/>
            <w:noProof/>
          </w:rPr>
          <w:t>CIRT Reports</w:t>
        </w:r>
        <w:r w:rsidR="00020375">
          <w:rPr>
            <w:noProof/>
            <w:webHidden/>
          </w:rPr>
          <w:tab/>
        </w:r>
        <w:r w:rsidR="00020375">
          <w:rPr>
            <w:noProof/>
            <w:webHidden/>
          </w:rPr>
          <w:fldChar w:fldCharType="begin"/>
        </w:r>
        <w:r w:rsidR="00020375">
          <w:rPr>
            <w:noProof/>
            <w:webHidden/>
          </w:rPr>
          <w:instrText xml:space="preserve"> PAGEREF _Toc312400792 \h </w:instrText>
        </w:r>
        <w:r w:rsidR="00020375">
          <w:rPr>
            <w:noProof/>
            <w:webHidden/>
          </w:rPr>
        </w:r>
        <w:r w:rsidR="00020375">
          <w:rPr>
            <w:noProof/>
            <w:webHidden/>
          </w:rPr>
          <w:fldChar w:fldCharType="separate"/>
        </w:r>
        <w:r w:rsidR="00020375">
          <w:rPr>
            <w:noProof/>
            <w:webHidden/>
          </w:rPr>
          <w:t>16</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93" w:history="1">
        <w:r w:rsidR="00020375" w:rsidRPr="00A662AA">
          <w:rPr>
            <w:rStyle w:val="Hyperlink"/>
            <w:noProof/>
          </w:rPr>
          <w:t>Alerts</w:t>
        </w:r>
        <w:r w:rsidR="00020375">
          <w:rPr>
            <w:noProof/>
            <w:webHidden/>
          </w:rPr>
          <w:tab/>
        </w:r>
        <w:r w:rsidR="00020375">
          <w:rPr>
            <w:noProof/>
            <w:webHidden/>
          </w:rPr>
          <w:fldChar w:fldCharType="begin"/>
        </w:r>
        <w:r w:rsidR="00020375">
          <w:rPr>
            <w:noProof/>
            <w:webHidden/>
          </w:rPr>
          <w:instrText xml:space="preserve"> PAGEREF _Toc312400793 \h </w:instrText>
        </w:r>
        <w:r w:rsidR="00020375">
          <w:rPr>
            <w:noProof/>
            <w:webHidden/>
          </w:rPr>
        </w:r>
        <w:r w:rsidR="00020375">
          <w:rPr>
            <w:noProof/>
            <w:webHidden/>
          </w:rPr>
          <w:fldChar w:fldCharType="separate"/>
        </w:r>
        <w:r w:rsidR="00020375">
          <w:rPr>
            <w:noProof/>
            <w:webHidden/>
          </w:rPr>
          <w:t>17</w:t>
        </w:r>
        <w:r w:rsidR="00020375">
          <w:rPr>
            <w:noProof/>
            <w:webHidden/>
          </w:rPr>
          <w:fldChar w:fldCharType="end"/>
        </w:r>
      </w:hyperlink>
    </w:p>
    <w:p w:rsidR="00020375" w:rsidRDefault="00EA2C90">
      <w:pPr>
        <w:pStyle w:val="TOC4"/>
        <w:tabs>
          <w:tab w:val="right" w:leader="dot" w:pos="9465"/>
        </w:tabs>
        <w:rPr>
          <w:rFonts w:asciiTheme="minorHAnsi" w:eastAsiaTheme="minorEastAsia" w:hAnsiTheme="minorHAnsi" w:cstheme="minorBidi"/>
          <w:noProof/>
          <w:sz w:val="22"/>
          <w:szCs w:val="22"/>
        </w:rPr>
      </w:pPr>
      <w:hyperlink w:anchor="_Toc312400794" w:history="1">
        <w:r w:rsidR="00020375" w:rsidRPr="00A662AA">
          <w:rPr>
            <w:rStyle w:val="Hyperlink"/>
            <w:noProof/>
          </w:rPr>
          <w:t>BW Hawk Alerts</w:t>
        </w:r>
        <w:r w:rsidR="00020375">
          <w:rPr>
            <w:noProof/>
            <w:webHidden/>
          </w:rPr>
          <w:tab/>
        </w:r>
        <w:r w:rsidR="00020375">
          <w:rPr>
            <w:noProof/>
            <w:webHidden/>
          </w:rPr>
          <w:fldChar w:fldCharType="begin"/>
        </w:r>
        <w:r w:rsidR="00020375">
          <w:rPr>
            <w:noProof/>
            <w:webHidden/>
          </w:rPr>
          <w:instrText xml:space="preserve"> PAGEREF _Toc312400794 \h </w:instrText>
        </w:r>
        <w:r w:rsidR="00020375">
          <w:rPr>
            <w:noProof/>
            <w:webHidden/>
          </w:rPr>
        </w:r>
        <w:r w:rsidR="00020375">
          <w:rPr>
            <w:noProof/>
            <w:webHidden/>
          </w:rPr>
          <w:fldChar w:fldCharType="separate"/>
        </w:r>
        <w:r w:rsidR="00020375">
          <w:rPr>
            <w:noProof/>
            <w:webHidden/>
          </w:rPr>
          <w:t>17</w:t>
        </w:r>
        <w:r w:rsidR="00020375">
          <w:rPr>
            <w:noProof/>
            <w:webHidden/>
          </w:rPr>
          <w:fldChar w:fldCharType="end"/>
        </w:r>
      </w:hyperlink>
    </w:p>
    <w:p w:rsidR="00020375" w:rsidRDefault="00EA2C90">
      <w:pPr>
        <w:pStyle w:val="TOC4"/>
        <w:tabs>
          <w:tab w:val="right" w:leader="dot" w:pos="9465"/>
        </w:tabs>
        <w:rPr>
          <w:rFonts w:asciiTheme="minorHAnsi" w:eastAsiaTheme="minorEastAsia" w:hAnsiTheme="minorHAnsi" w:cstheme="minorBidi"/>
          <w:noProof/>
          <w:sz w:val="22"/>
          <w:szCs w:val="22"/>
        </w:rPr>
      </w:pPr>
      <w:hyperlink w:anchor="_Toc312400795" w:history="1">
        <w:r w:rsidR="00020375" w:rsidRPr="00A662AA">
          <w:rPr>
            <w:rStyle w:val="Hyperlink"/>
            <w:noProof/>
          </w:rPr>
          <w:t>Administrator Alerts</w:t>
        </w:r>
        <w:r w:rsidR="00020375">
          <w:rPr>
            <w:noProof/>
            <w:webHidden/>
          </w:rPr>
          <w:tab/>
        </w:r>
        <w:r w:rsidR="00020375">
          <w:rPr>
            <w:noProof/>
            <w:webHidden/>
          </w:rPr>
          <w:fldChar w:fldCharType="begin"/>
        </w:r>
        <w:r w:rsidR="00020375">
          <w:rPr>
            <w:noProof/>
            <w:webHidden/>
          </w:rPr>
          <w:instrText xml:space="preserve"> PAGEREF _Toc312400795 \h </w:instrText>
        </w:r>
        <w:r w:rsidR="00020375">
          <w:rPr>
            <w:noProof/>
            <w:webHidden/>
          </w:rPr>
        </w:r>
        <w:r w:rsidR="00020375">
          <w:rPr>
            <w:noProof/>
            <w:webHidden/>
          </w:rPr>
          <w:fldChar w:fldCharType="separate"/>
        </w:r>
        <w:r w:rsidR="00020375">
          <w:rPr>
            <w:noProof/>
            <w:webHidden/>
          </w:rPr>
          <w:t>18</w:t>
        </w:r>
        <w:r w:rsidR="00020375">
          <w:rPr>
            <w:noProof/>
            <w:webHidden/>
          </w:rPr>
          <w:fldChar w:fldCharType="end"/>
        </w:r>
      </w:hyperlink>
    </w:p>
    <w:p w:rsidR="00020375" w:rsidRDefault="00EA2C90">
      <w:pPr>
        <w:pStyle w:val="TOC1"/>
        <w:tabs>
          <w:tab w:val="right" w:leader="dot" w:pos="9465"/>
        </w:tabs>
        <w:rPr>
          <w:rFonts w:asciiTheme="minorHAnsi" w:eastAsiaTheme="minorEastAsia" w:hAnsiTheme="minorHAnsi" w:cstheme="minorBidi"/>
          <w:noProof/>
          <w:szCs w:val="22"/>
        </w:rPr>
      </w:pPr>
      <w:hyperlink w:anchor="_Toc312400796" w:history="1">
        <w:r w:rsidR="00020375" w:rsidRPr="00A662AA">
          <w:rPr>
            <w:rStyle w:val="Hyperlink"/>
            <w:noProof/>
          </w:rPr>
          <w:t>SQA and Testing</w:t>
        </w:r>
        <w:r w:rsidR="00020375">
          <w:rPr>
            <w:noProof/>
            <w:webHidden/>
          </w:rPr>
          <w:tab/>
        </w:r>
        <w:r w:rsidR="00020375">
          <w:rPr>
            <w:noProof/>
            <w:webHidden/>
          </w:rPr>
          <w:fldChar w:fldCharType="begin"/>
        </w:r>
        <w:r w:rsidR="00020375">
          <w:rPr>
            <w:noProof/>
            <w:webHidden/>
          </w:rPr>
          <w:instrText xml:space="preserve"> PAGEREF _Toc312400796 \h </w:instrText>
        </w:r>
        <w:r w:rsidR="00020375">
          <w:rPr>
            <w:noProof/>
            <w:webHidden/>
          </w:rPr>
        </w:r>
        <w:r w:rsidR="00020375">
          <w:rPr>
            <w:noProof/>
            <w:webHidden/>
          </w:rPr>
          <w:fldChar w:fldCharType="separate"/>
        </w:r>
        <w:r w:rsidR="00020375">
          <w:rPr>
            <w:noProof/>
            <w:webHidden/>
          </w:rPr>
          <w:t>19</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797" w:history="1">
        <w:r w:rsidR="00020375" w:rsidRPr="00A662AA">
          <w:rPr>
            <w:rStyle w:val="Hyperlink"/>
            <w:noProof/>
          </w:rPr>
          <w:t>Billing Manager Tests</w:t>
        </w:r>
        <w:r w:rsidR="00020375">
          <w:rPr>
            <w:noProof/>
            <w:webHidden/>
          </w:rPr>
          <w:tab/>
        </w:r>
        <w:r w:rsidR="00020375">
          <w:rPr>
            <w:noProof/>
            <w:webHidden/>
          </w:rPr>
          <w:fldChar w:fldCharType="begin"/>
        </w:r>
        <w:r w:rsidR="00020375">
          <w:rPr>
            <w:noProof/>
            <w:webHidden/>
          </w:rPr>
          <w:instrText xml:space="preserve"> PAGEREF _Toc312400797 \h </w:instrText>
        </w:r>
        <w:r w:rsidR="00020375">
          <w:rPr>
            <w:noProof/>
            <w:webHidden/>
          </w:rPr>
        </w:r>
        <w:r w:rsidR="00020375">
          <w:rPr>
            <w:noProof/>
            <w:webHidden/>
          </w:rPr>
          <w:fldChar w:fldCharType="separate"/>
        </w:r>
        <w:r w:rsidR="00020375">
          <w:rPr>
            <w:noProof/>
            <w:webHidden/>
          </w:rPr>
          <w:t>19</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798" w:history="1">
        <w:r w:rsidR="00020375" w:rsidRPr="00A662AA">
          <w:rPr>
            <w:rStyle w:val="Hyperlink"/>
            <w:noProof/>
          </w:rPr>
          <w:t>Test: Exercise Subscriber Billing System</w:t>
        </w:r>
        <w:r w:rsidR="00020375">
          <w:rPr>
            <w:noProof/>
            <w:webHidden/>
          </w:rPr>
          <w:tab/>
        </w:r>
        <w:r w:rsidR="00020375">
          <w:rPr>
            <w:noProof/>
            <w:webHidden/>
          </w:rPr>
          <w:fldChar w:fldCharType="begin"/>
        </w:r>
        <w:r w:rsidR="00020375">
          <w:rPr>
            <w:noProof/>
            <w:webHidden/>
          </w:rPr>
          <w:instrText xml:space="preserve"> PAGEREF _Toc312400798 \h </w:instrText>
        </w:r>
        <w:r w:rsidR="00020375">
          <w:rPr>
            <w:noProof/>
            <w:webHidden/>
          </w:rPr>
        </w:r>
        <w:r w:rsidR="00020375">
          <w:rPr>
            <w:noProof/>
            <w:webHidden/>
          </w:rPr>
          <w:fldChar w:fldCharType="separate"/>
        </w:r>
        <w:r w:rsidR="00020375">
          <w:rPr>
            <w:noProof/>
            <w:webHidden/>
          </w:rPr>
          <w:t>20</w:t>
        </w:r>
        <w:r w:rsidR="00020375">
          <w:rPr>
            <w:noProof/>
            <w:webHidden/>
          </w:rPr>
          <w:fldChar w:fldCharType="end"/>
        </w:r>
      </w:hyperlink>
    </w:p>
    <w:p w:rsidR="00020375" w:rsidRDefault="00EA2C90">
      <w:pPr>
        <w:pStyle w:val="TOC4"/>
        <w:tabs>
          <w:tab w:val="right" w:leader="dot" w:pos="9465"/>
        </w:tabs>
        <w:rPr>
          <w:rFonts w:asciiTheme="minorHAnsi" w:eastAsiaTheme="minorEastAsia" w:hAnsiTheme="minorHAnsi" w:cstheme="minorBidi"/>
          <w:noProof/>
          <w:sz w:val="22"/>
          <w:szCs w:val="22"/>
        </w:rPr>
      </w:pPr>
      <w:hyperlink w:anchor="_Toc312400799" w:history="1">
        <w:r w:rsidR="00020375" w:rsidRPr="00A662AA">
          <w:rPr>
            <w:rStyle w:val="Hyperlink"/>
            <w:noProof/>
          </w:rPr>
          <w:t>Sample Test</w:t>
        </w:r>
        <w:r w:rsidR="00020375">
          <w:rPr>
            <w:noProof/>
            <w:webHidden/>
          </w:rPr>
          <w:tab/>
        </w:r>
        <w:r w:rsidR="00020375">
          <w:rPr>
            <w:noProof/>
            <w:webHidden/>
          </w:rPr>
          <w:fldChar w:fldCharType="begin"/>
        </w:r>
        <w:r w:rsidR="00020375">
          <w:rPr>
            <w:noProof/>
            <w:webHidden/>
          </w:rPr>
          <w:instrText xml:space="preserve"> PAGEREF _Toc312400799 \h </w:instrText>
        </w:r>
        <w:r w:rsidR="00020375">
          <w:rPr>
            <w:noProof/>
            <w:webHidden/>
          </w:rPr>
        </w:r>
        <w:r w:rsidR="00020375">
          <w:rPr>
            <w:noProof/>
            <w:webHidden/>
          </w:rPr>
          <w:fldChar w:fldCharType="separate"/>
        </w:r>
        <w:r w:rsidR="00020375">
          <w:rPr>
            <w:noProof/>
            <w:webHidden/>
          </w:rPr>
          <w:t>21</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800" w:history="1">
        <w:r w:rsidR="00020375" w:rsidRPr="00A662AA">
          <w:rPr>
            <w:rStyle w:val="Hyperlink"/>
            <w:noProof/>
          </w:rPr>
          <w:t>Smoke Tests</w:t>
        </w:r>
        <w:r w:rsidR="00020375">
          <w:rPr>
            <w:noProof/>
            <w:webHidden/>
          </w:rPr>
          <w:tab/>
        </w:r>
        <w:r w:rsidR="00020375">
          <w:rPr>
            <w:noProof/>
            <w:webHidden/>
          </w:rPr>
          <w:fldChar w:fldCharType="begin"/>
        </w:r>
        <w:r w:rsidR="00020375">
          <w:rPr>
            <w:noProof/>
            <w:webHidden/>
          </w:rPr>
          <w:instrText xml:space="preserve"> PAGEREF _Toc312400800 \h </w:instrText>
        </w:r>
        <w:r w:rsidR="00020375">
          <w:rPr>
            <w:noProof/>
            <w:webHidden/>
          </w:rPr>
        </w:r>
        <w:r w:rsidR="00020375">
          <w:rPr>
            <w:noProof/>
            <w:webHidden/>
          </w:rPr>
          <w:fldChar w:fldCharType="separate"/>
        </w:r>
        <w:r w:rsidR="00020375">
          <w:rPr>
            <w:noProof/>
            <w:webHidden/>
          </w:rPr>
          <w:t>22</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801" w:history="1">
        <w:r w:rsidR="00020375" w:rsidRPr="00A662AA">
          <w:rPr>
            <w:rStyle w:val="Hyperlink"/>
            <w:noProof/>
          </w:rPr>
          <w:t>Test: Creating an Enrollment</w:t>
        </w:r>
        <w:r w:rsidR="00020375">
          <w:rPr>
            <w:noProof/>
            <w:webHidden/>
          </w:rPr>
          <w:tab/>
        </w:r>
        <w:r w:rsidR="00020375">
          <w:rPr>
            <w:noProof/>
            <w:webHidden/>
          </w:rPr>
          <w:fldChar w:fldCharType="begin"/>
        </w:r>
        <w:r w:rsidR="00020375">
          <w:rPr>
            <w:noProof/>
            <w:webHidden/>
          </w:rPr>
          <w:instrText xml:space="preserve"> PAGEREF _Toc312400801 \h </w:instrText>
        </w:r>
        <w:r w:rsidR="00020375">
          <w:rPr>
            <w:noProof/>
            <w:webHidden/>
          </w:rPr>
        </w:r>
        <w:r w:rsidR="00020375">
          <w:rPr>
            <w:noProof/>
            <w:webHidden/>
          </w:rPr>
          <w:fldChar w:fldCharType="separate"/>
        </w:r>
        <w:r w:rsidR="00020375">
          <w:rPr>
            <w:noProof/>
            <w:webHidden/>
          </w:rPr>
          <w:t>22</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802" w:history="1">
        <w:r w:rsidR="00020375" w:rsidRPr="00A662AA">
          <w:rPr>
            <w:rStyle w:val="Hyperlink"/>
            <w:noProof/>
          </w:rPr>
          <w:t>Regression Tests</w:t>
        </w:r>
        <w:r w:rsidR="00020375">
          <w:rPr>
            <w:noProof/>
            <w:webHidden/>
          </w:rPr>
          <w:tab/>
        </w:r>
        <w:r w:rsidR="00020375">
          <w:rPr>
            <w:noProof/>
            <w:webHidden/>
          </w:rPr>
          <w:fldChar w:fldCharType="begin"/>
        </w:r>
        <w:r w:rsidR="00020375">
          <w:rPr>
            <w:noProof/>
            <w:webHidden/>
          </w:rPr>
          <w:instrText xml:space="preserve"> PAGEREF _Toc312400802 \h </w:instrText>
        </w:r>
        <w:r w:rsidR="00020375">
          <w:rPr>
            <w:noProof/>
            <w:webHidden/>
          </w:rPr>
        </w:r>
        <w:r w:rsidR="00020375">
          <w:rPr>
            <w:noProof/>
            <w:webHidden/>
          </w:rPr>
          <w:fldChar w:fldCharType="separate"/>
        </w:r>
        <w:r w:rsidR="00020375">
          <w:rPr>
            <w:noProof/>
            <w:webHidden/>
          </w:rPr>
          <w:t>23</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803" w:history="1">
        <w:r w:rsidR="00020375" w:rsidRPr="00A662AA">
          <w:rPr>
            <w:rStyle w:val="Hyperlink"/>
            <w:noProof/>
          </w:rPr>
          <w:t>Test: Failure to Pay Triggers Automatic Cancel Contract Letter</w:t>
        </w:r>
        <w:r w:rsidR="00020375">
          <w:rPr>
            <w:noProof/>
            <w:webHidden/>
          </w:rPr>
          <w:tab/>
        </w:r>
        <w:r w:rsidR="00020375">
          <w:rPr>
            <w:noProof/>
            <w:webHidden/>
          </w:rPr>
          <w:fldChar w:fldCharType="begin"/>
        </w:r>
        <w:r w:rsidR="00020375">
          <w:rPr>
            <w:noProof/>
            <w:webHidden/>
          </w:rPr>
          <w:instrText xml:space="preserve"> PAGEREF _Toc312400803 \h </w:instrText>
        </w:r>
        <w:r w:rsidR="00020375">
          <w:rPr>
            <w:noProof/>
            <w:webHidden/>
          </w:rPr>
        </w:r>
        <w:r w:rsidR="00020375">
          <w:rPr>
            <w:noProof/>
            <w:webHidden/>
          </w:rPr>
          <w:fldChar w:fldCharType="separate"/>
        </w:r>
        <w:r w:rsidR="00020375">
          <w:rPr>
            <w:noProof/>
            <w:webHidden/>
          </w:rPr>
          <w:t>23</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804" w:history="1">
        <w:r w:rsidR="00020375" w:rsidRPr="00A662AA">
          <w:rPr>
            <w:rStyle w:val="Hyperlink"/>
            <w:noProof/>
          </w:rPr>
          <w:t>End to End and Integration Tests</w:t>
        </w:r>
        <w:r w:rsidR="00020375">
          <w:rPr>
            <w:noProof/>
            <w:webHidden/>
          </w:rPr>
          <w:tab/>
        </w:r>
        <w:r w:rsidR="00020375">
          <w:rPr>
            <w:noProof/>
            <w:webHidden/>
          </w:rPr>
          <w:fldChar w:fldCharType="begin"/>
        </w:r>
        <w:r w:rsidR="00020375">
          <w:rPr>
            <w:noProof/>
            <w:webHidden/>
          </w:rPr>
          <w:instrText xml:space="preserve"> PAGEREF _Toc312400804 \h </w:instrText>
        </w:r>
        <w:r w:rsidR="00020375">
          <w:rPr>
            <w:noProof/>
            <w:webHidden/>
          </w:rPr>
        </w:r>
        <w:r w:rsidR="00020375">
          <w:rPr>
            <w:noProof/>
            <w:webHidden/>
          </w:rPr>
          <w:fldChar w:fldCharType="separate"/>
        </w:r>
        <w:r w:rsidR="00020375">
          <w:rPr>
            <w:noProof/>
            <w:webHidden/>
          </w:rPr>
          <w:t>24</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805" w:history="1">
        <w:r w:rsidR="00020375" w:rsidRPr="00A662AA">
          <w:rPr>
            <w:rStyle w:val="Hyperlink"/>
            <w:noProof/>
          </w:rPr>
          <w:t>Test:  ProcessNonRefPayment Service</w:t>
        </w:r>
        <w:r w:rsidR="00020375">
          <w:rPr>
            <w:noProof/>
            <w:webHidden/>
          </w:rPr>
          <w:tab/>
        </w:r>
        <w:r w:rsidR="00020375">
          <w:rPr>
            <w:noProof/>
            <w:webHidden/>
          </w:rPr>
          <w:fldChar w:fldCharType="begin"/>
        </w:r>
        <w:r w:rsidR="00020375">
          <w:rPr>
            <w:noProof/>
            <w:webHidden/>
          </w:rPr>
          <w:instrText xml:space="preserve"> PAGEREF _Toc312400805 \h </w:instrText>
        </w:r>
        <w:r w:rsidR="00020375">
          <w:rPr>
            <w:noProof/>
            <w:webHidden/>
          </w:rPr>
        </w:r>
        <w:r w:rsidR="00020375">
          <w:rPr>
            <w:noProof/>
            <w:webHidden/>
          </w:rPr>
          <w:fldChar w:fldCharType="separate"/>
        </w:r>
        <w:r w:rsidR="00020375">
          <w:rPr>
            <w:noProof/>
            <w:webHidden/>
          </w:rPr>
          <w:t>24</w:t>
        </w:r>
        <w:r w:rsidR="00020375">
          <w:rPr>
            <w:noProof/>
            <w:webHidden/>
          </w:rPr>
          <w:fldChar w:fldCharType="end"/>
        </w:r>
      </w:hyperlink>
    </w:p>
    <w:p w:rsidR="00020375" w:rsidRDefault="00EA2C90">
      <w:pPr>
        <w:pStyle w:val="TOC1"/>
        <w:tabs>
          <w:tab w:val="right" w:leader="dot" w:pos="9465"/>
        </w:tabs>
        <w:rPr>
          <w:rFonts w:asciiTheme="minorHAnsi" w:eastAsiaTheme="minorEastAsia" w:hAnsiTheme="minorHAnsi" w:cstheme="minorBidi"/>
          <w:noProof/>
          <w:szCs w:val="22"/>
        </w:rPr>
      </w:pPr>
      <w:hyperlink w:anchor="_Toc312400806" w:history="1">
        <w:r w:rsidR="00020375" w:rsidRPr="00A662AA">
          <w:rPr>
            <w:rStyle w:val="Hyperlink"/>
            <w:noProof/>
          </w:rPr>
          <w:t>Appendix</w:t>
        </w:r>
        <w:r w:rsidR="00020375">
          <w:rPr>
            <w:noProof/>
            <w:webHidden/>
          </w:rPr>
          <w:tab/>
        </w:r>
        <w:r w:rsidR="00020375">
          <w:rPr>
            <w:noProof/>
            <w:webHidden/>
          </w:rPr>
          <w:fldChar w:fldCharType="begin"/>
        </w:r>
        <w:r w:rsidR="00020375">
          <w:rPr>
            <w:noProof/>
            <w:webHidden/>
          </w:rPr>
          <w:instrText xml:space="preserve"> PAGEREF _Toc312400806 \h </w:instrText>
        </w:r>
        <w:r w:rsidR="00020375">
          <w:rPr>
            <w:noProof/>
            <w:webHidden/>
          </w:rPr>
        </w:r>
        <w:r w:rsidR="00020375">
          <w:rPr>
            <w:noProof/>
            <w:webHidden/>
          </w:rPr>
          <w:fldChar w:fldCharType="separate"/>
        </w:r>
        <w:r w:rsidR="00020375">
          <w:rPr>
            <w:noProof/>
            <w:webHidden/>
          </w:rPr>
          <w:t>25</w:t>
        </w:r>
        <w:r w:rsidR="00020375">
          <w:rPr>
            <w:noProof/>
            <w:webHidden/>
          </w:rPr>
          <w:fldChar w:fldCharType="end"/>
        </w:r>
      </w:hyperlink>
    </w:p>
    <w:p w:rsidR="00020375" w:rsidRDefault="00EA2C90">
      <w:pPr>
        <w:pStyle w:val="TOC2"/>
        <w:tabs>
          <w:tab w:val="right" w:leader="dot" w:pos="9465"/>
        </w:tabs>
        <w:rPr>
          <w:rFonts w:asciiTheme="minorHAnsi" w:eastAsiaTheme="minorEastAsia" w:hAnsiTheme="minorHAnsi" w:cstheme="minorBidi"/>
          <w:noProof/>
          <w:szCs w:val="22"/>
        </w:rPr>
      </w:pPr>
      <w:hyperlink w:anchor="_Toc312400807" w:history="1">
        <w:r w:rsidR="00020375" w:rsidRPr="00A662AA">
          <w:rPr>
            <w:rStyle w:val="Hyperlink"/>
            <w:noProof/>
          </w:rPr>
          <w:t>A.1 Asurion Subscriber Billing System Error Messages</w:t>
        </w:r>
        <w:r w:rsidR="00020375">
          <w:rPr>
            <w:noProof/>
            <w:webHidden/>
          </w:rPr>
          <w:tab/>
        </w:r>
        <w:r w:rsidR="00020375">
          <w:rPr>
            <w:noProof/>
            <w:webHidden/>
          </w:rPr>
          <w:fldChar w:fldCharType="begin"/>
        </w:r>
        <w:r w:rsidR="00020375">
          <w:rPr>
            <w:noProof/>
            <w:webHidden/>
          </w:rPr>
          <w:instrText xml:space="preserve"> PAGEREF _Toc312400807 \h </w:instrText>
        </w:r>
        <w:r w:rsidR="00020375">
          <w:rPr>
            <w:noProof/>
            <w:webHidden/>
          </w:rPr>
        </w:r>
        <w:r w:rsidR="00020375">
          <w:rPr>
            <w:noProof/>
            <w:webHidden/>
          </w:rPr>
          <w:fldChar w:fldCharType="separate"/>
        </w:r>
        <w:r w:rsidR="00020375">
          <w:rPr>
            <w:noProof/>
            <w:webHidden/>
          </w:rPr>
          <w:t>25</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808" w:history="1">
        <w:r w:rsidR="00020375" w:rsidRPr="00A662AA">
          <w:rPr>
            <w:rStyle w:val="Hyperlink"/>
            <w:noProof/>
          </w:rPr>
          <w:t>A1.1 .NET Error Messages and Meanings</w:t>
        </w:r>
        <w:r w:rsidR="00020375">
          <w:rPr>
            <w:noProof/>
            <w:webHidden/>
          </w:rPr>
          <w:tab/>
        </w:r>
        <w:r w:rsidR="00020375">
          <w:rPr>
            <w:noProof/>
            <w:webHidden/>
          </w:rPr>
          <w:fldChar w:fldCharType="begin"/>
        </w:r>
        <w:r w:rsidR="00020375">
          <w:rPr>
            <w:noProof/>
            <w:webHidden/>
          </w:rPr>
          <w:instrText xml:space="preserve"> PAGEREF _Toc312400808 \h </w:instrText>
        </w:r>
        <w:r w:rsidR="00020375">
          <w:rPr>
            <w:noProof/>
            <w:webHidden/>
          </w:rPr>
        </w:r>
        <w:r w:rsidR="00020375">
          <w:rPr>
            <w:noProof/>
            <w:webHidden/>
          </w:rPr>
          <w:fldChar w:fldCharType="separate"/>
        </w:r>
        <w:r w:rsidR="00020375">
          <w:rPr>
            <w:noProof/>
            <w:webHidden/>
          </w:rPr>
          <w:t>25</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809" w:history="1">
        <w:r w:rsidR="00020375" w:rsidRPr="00A662AA">
          <w:rPr>
            <w:rStyle w:val="Hyperlink"/>
            <w:noProof/>
          </w:rPr>
          <w:t>A1.2 CRM Error Messages and Meanings</w:t>
        </w:r>
        <w:r w:rsidR="00020375">
          <w:rPr>
            <w:noProof/>
            <w:webHidden/>
          </w:rPr>
          <w:tab/>
        </w:r>
        <w:r w:rsidR="00020375">
          <w:rPr>
            <w:noProof/>
            <w:webHidden/>
          </w:rPr>
          <w:fldChar w:fldCharType="begin"/>
        </w:r>
        <w:r w:rsidR="00020375">
          <w:rPr>
            <w:noProof/>
            <w:webHidden/>
          </w:rPr>
          <w:instrText xml:space="preserve"> PAGEREF _Toc312400809 \h </w:instrText>
        </w:r>
        <w:r w:rsidR="00020375">
          <w:rPr>
            <w:noProof/>
            <w:webHidden/>
          </w:rPr>
        </w:r>
        <w:r w:rsidR="00020375">
          <w:rPr>
            <w:noProof/>
            <w:webHidden/>
          </w:rPr>
          <w:fldChar w:fldCharType="separate"/>
        </w:r>
        <w:r w:rsidR="00020375">
          <w:rPr>
            <w:noProof/>
            <w:webHidden/>
          </w:rPr>
          <w:t>25</w:t>
        </w:r>
        <w:r w:rsidR="00020375">
          <w:rPr>
            <w:noProof/>
            <w:webHidden/>
          </w:rPr>
          <w:fldChar w:fldCharType="end"/>
        </w:r>
      </w:hyperlink>
    </w:p>
    <w:p w:rsidR="00020375" w:rsidRDefault="00EA2C90">
      <w:pPr>
        <w:pStyle w:val="TOC3"/>
        <w:tabs>
          <w:tab w:val="right" w:leader="dot" w:pos="9465"/>
        </w:tabs>
        <w:rPr>
          <w:rFonts w:asciiTheme="minorHAnsi" w:eastAsiaTheme="minorEastAsia" w:hAnsiTheme="minorHAnsi" w:cstheme="minorBidi"/>
          <w:noProof/>
          <w:szCs w:val="22"/>
        </w:rPr>
      </w:pPr>
      <w:hyperlink w:anchor="_Toc312400810" w:history="1">
        <w:r w:rsidR="00020375" w:rsidRPr="00A662AA">
          <w:rPr>
            <w:rStyle w:val="Hyperlink"/>
            <w:noProof/>
          </w:rPr>
          <w:t>CreateContract API Error Messages</w:t>
        </w:r>
        <w:r w:rsidR="00020375">
          <w:rPr>
            <w:noProof/>
            <w:webHidden/>
          </w:rPr>
          <w:tab/>
        </w:r>
        <w:r w:rsidR="00020375">
          <w:rPr>
            <w:noProof/>
            <w:webHidden/>
          </w:rPr>
          <w:fldChar w:fldCharType="begin"/>
        </w:r>
        <w:r w:rsidR="00020375">
          <w:rPr>
            <w:noProof/>
            <w:webHidden/>
          </w:rPr>
          <w:instrText xml:space="preserve"> PAGEREF _Toc312400810 \h </w:instrText>
        </w:r>
        <w:r w:rsidR="00020375">
          <w:rPr>
            <w:noProof/>
            <w:webHidden/>
          </w:rPr>
        </w:r>
        <w:r w:rsidR="00020375">
          <w:rPr>
            <w:noProof/>
            <w:webHidden/>
          </w:rPr>
          <w:fldChar w:fldCharType="separate"/>
        </w:r>
        <w:r w:rsidR="00020375">
          <w:rPr>
            <w:noProof/>
            <w:webHidden/>
          </w:rPr>
          <w:t>26</w:t>
        </w:r>
        <w:r w:rsidR="00020375">
          <w:rPr>
            <w:noProof/>
            <w:webHidden/>
          </w:rPr>
          <w:fldChar w:fldCharType="end"/>
        </w:r>
      </w:hyperlink>
    </w:p>
    <w:p w:rsidR="00020375" w:rsidRDefault="00EA2C90">
      <w:pPr>
        <w:pStyle w:val="TOC1"/>
        <w:tabs>
          <w:tab w:val="right" w:leader="dot" w:pos="9465"/>
        </w:tabs>
        <w:rPr>
          <w:rFonts w:asciiTheme="minorHAnsi" w:eastAsiaTheme="minorEastAsia" w:hAnsiTheme="minorHAnsi" w:cstheme="minorBidi"/>
          <w:noProof/>
          <w:szCs w:val="22"/>
        </w:rPr>
      </w:pPr>
      <w:hyperlink w:anchor="_Toc312400811" w:history="1">
        <w:r w:rsidR="00020375" w:rsidRPr="00A662AA">
          <w:rPr>
            <w:rStyle w:val="Hyperlink"/>
            <w:noProof/>
          </w:rPr>
          <w:t>Index</w:t>
        </w:r>
        <w:r w:rsidR="00020375">
          <w:rPr>
            <w:noProof/>
            <w:webHidden/>
          </w:rPr>
          <w:tab/>
        </w:r>
        <w:r w:rsidR="00020375">
          <w:rPr>
            <w:noProof/>
            <w:webHidden/>
          </w:rPr>
          <w:fldChar w:fldCharType="begin"/>
        </w:r>
        <w:r w:rsidR="00020375">
          <w:rPr>
            <w:noProof/>
            <w:webHidden/>
          </w:rPr>
          <w:instrText xml:space="preserve"> PAGEREF _Toc312400811 \h </w:instrText>
        </w:r>
        <w:r w:rsidR="00020375">
          <w:rPr>
            <w:noProof/>
            <w:webHidden/>
          </w:rPr>
        </w:r>
        <w:r w:rsidR="00020375">
          <w:rPr>
            <w:noProof/>
            <w:webHidden/>
          </w:rPr>
          <w:fldChar w:fldCharType="separate"/>
        </w:r>
        <w:r w:rsidR="00020375">
          <w:rPr>
            <w:noProof/>
            <w:webHidden/>
          </w:rPr>
          <w:t>27</w:t>
        </w:r>
        <w:r w:rsidR="00020375">
          <w:rPr>
            <w:noProof/>
            <w:webHidden/>
          </w:rPr>
          <w:fldChar w:fldCharType="end"/>
        </w:r>
      </w:hyperlink>
    </w:p>
    <w:p w:rsidR="00B865F7" w:rsidRDefault="00020375" w:rsidP="008201D4">
      <w:pPr>
        <w:tabs>
          <w:tab w:val="left" w:pos="4680"/>
        </w:tabs>
        <w:rPr>
          <w:lang w:val="en-GB"/>
        </w:rPr>
      </w:pPr>
      <w:r>
        <w:rPr>
          <w:lang w:val="en-GB"/>
        </w:rPr>
        <w:fldChar w:fldCharType="end"/>
      </w:r>
    </w:p>
    <w:p w:rsidR="00B21016" w:rsidRPr="00E0518B" w:rsidRDefault="00F56C71">
      <w:pPr>
        <w:rPr>
          <w:lang w:val="en-GB"/>
        </w:rPr>
      </w:pPr>
      <w:r w:rsidRPr="00E0518B">
        <w:rPr>
          <w:lang w:val="en-GB"/>
        </w:rPr>
        <w:t xml:space="preserve"> </w:t>
      </w:r>
    </w:p>
    <w:p w:rsidR="00F42C29" w:rsidRDefault="00F42C29" w:rsidP="00B21016">
      <w:pPr>
        <w:jc w:val="center"/>
        <w:rPr>
          <w:b/>
          <w:sz w:val="32"/>
          <w:szCs w:val="32"/>
          <w:lang w:val="en-GB"/>
        </w:rPr>
      </w:pPr>
    </w:p>
    <w:p w:rsidR="00F42C29" w:rsidRDefault="00F42C29" w:rsidP="00B21016">
      <w:pPr>
        <w:jc w:val="center"/>
        <w:rPr>
          <w:b/>
          <w:sz w:val="32"/>
          <w:szCs w:val="32"/>
          <w:lang w:val="en-GB"/>
        </w:rPr>
      </w:pPr>
    </w:p>
    <w:p w:rsidR="00F42C29" w:rsidRDefault="00F42C29" w:rsidP="00B21016">
      <w:pPr>
        <w:jc w:val="center"/>
        <w:rPr>
          <w:b/>
          <w:sz w:val="32"/>
          <w:szCs w:val="32"/>
          <w:lang w:val="en-GB"/>
        </w:rPr>
      </w:pPr>
    </w:p>
    <w:p w:rsidR="00F42C29" w:rsidRDefault="00F42C29" w:rsidP="00B21016">
      <w:pPr>
        <w:jc w:val="center"/>
        <w:rPr>
          <w:b/>
          <w:sz w:val="32"/>
          <w:szCs w:val="32"/>
          <w:lang w:val="en-GB"/>
        </w:rPr>
      </w:pPr>
    </w:p>
    <w:p w:rsidR="00B21016" w:rsidRPr="00E0518B" w:rsidRDefault="00B21016" w:rsidP="00020375">
      <w:pPr>
        <w:keepNext/>
        <w:jc w:val="center"/>
        <w:rPr>
          <w:b/>
          <w:sz w:val="32"/>
          <w:szCs w:val="32"/>
          <w:lang w:val="en-GB"/>
        </w:rPr>
      </w:pPr>
      <w:r w:rsidRPr="00E0518B">
        <w:rPr>
          <w:b/>
          <w:sz w:val="32"/>
          <w:szCs w:val="32"/>
          <w:lang w:val="en-GB"/>
        </w:rPr>
        <w:lastRenderedPageBreak/>
        <w:t>Figures</w:t>
      </w:r>
    </w:p>
    <w:p w:rsidR="00B21016" w:rsidRPr="00E0518B" w:rsidRDefault="00B21016" w:rsidP="00B21016">
      <w:pPr>
        <w:jc w:val="center"/>
        <w:rPr>
          <w:b/>
          <w:sz w:val="32"/>
          <w:szCs w:val="32"/>
          <w:lang w:val="en-GB"/>
        </w:rPr>
      </w:pPr>
    </w:p>
    <w:p w:rsidR="00020375" w:rsidRDefault="00020375">
      <w:pPr>
        <w:pStyle w:val="TableofFigures"/>
        <w:tabs>
          <w:tab w:val="right" w:leader="dot" w:pos="9465"/>
        </w:tabs>
        <w:rPr>
          <w:rFonts w:asciiTheme="minorHAnsi" w:eastAsiaTheme="minorEastAsia" w:hAnsiTheme="minorHAnsi" w:cstheme="minorBidi"/>
          <w:noProof/>
          <w:szCs w:val="22"/>
        </w:rPr>
      </w:pPr>
      <w:r>
        <w:rPr>
          <w:rStyle w:val="HelpText"/>
          <w:i w:val="0"/>
          <w:iCs/>
          <w:vanish w:val="0"/>
          <w:color w:val="auto"/>
          <w:sz w:val="18"/>
        </w:rPr>
        <w:fldChar w:fldCharType="begin"/>
      </w:r>
      <w:r>
        <w:rPr>
          <w:rStyle w:val="HelpText"/>
          <w:i w:val="0"/>
          <w:iCs/>
          <w:vanish w:val="0"/>
          <w:color w:val="auto"/>
          <w:sz w:val="18"/>
        </w:rPr>
        <w:instrText xml:space="preserve"> TOC \h \z \c "Figure" </w:instrText>
      </w:r>
      <w:r>
        <w:rPr>
          <w:rStyle w:val="HelpText"/>
          <w:i w:val="0"/>
          <w:iCs/>
          <w:vanish w:val="0"/>
          <w:color w:val="auto"/>
          <w:sz w:val="18"/>
        </w:rPr>
        <w:fldChar w:fldCharType="separate"/>
      </w:r>
      <w:hyperlink w:anchor="_Toc312400821" w:history="1">
        <w:r w:rsidRPr="008C4B58">
          <w:rPr>
            <w:rStyle w:val="Hyperlink"/>
            <w:noProof/>
          </w:rPr>
          <w:t>Figure 1. Asurion Finance Service Gateway</w:t>
        </w:r>
        <w:r>
          <w:rPr>
            <w:noProof/>
            <w:webHidden/>
          </w:rPr>
          <w:tab/>
        </w:r>
        <w:r>
          <w:rPr>
            <w:noProof/>
            <w:webHidden/>
          </w:rPr>
          <w:fldChar w:fldCharType="begin"/>
        </w:r>
        <w:r>
          <w:rPr>
            <w:noProof/>
            <w:webHidden/>
          </w:rPr>
          <w:instrText xml:space="preserve"> PAGEREF _Toc312400821 \h </w:instrText>
        </w:r>
        <w:r>
          <w:rPr>
            <w:noProof/>
            <w:webHidden/>
          </w:rPr>
        </w:r>
        <w:r>
          <w:rPr>
            <w:noProof/>
            <w:webHidden/>
          </w:rPr>
          <w:fldChar w:fldCharType="separate"/>
        </w:r>
        <w:r>
          <w:rPr>
            <w:noProof/>
            <w:webHidden/>
          </w:rPr>
          <w:t>5</w:t>
        </w:r>
        <w:r>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2" w:history="1">
        <w:r w:rsidR="00020375" w:rsidRPr="008C4B58">
          <w:rPr>
            <w:rStyle w:val="Hyperlink"/>
            <w:noProof/>
          </w:rPr>
          <w:t>Figure 2. Administrator - Monitoring Management</w:t>
        </w:r>
        <w:r w:rsidR="00020375">
          <w:rPr>
            <w:noProof/>
            <w:webHidden/>
          </w:rPr>
          <w:tab/>
        </w:r>
        <w:r w:rsidR="00020375">
          <w:rPr>
            <w:noProof/>
            <w:webHidden/>
          </w:rPr>
          <w:fldChar w:fldCharType="begin"/>
        </w:r>
        <w:r w:rsidR="00020375">
          <w:rPr>
            <w:noProof/>
            <w:webHidden/>
          </w:rPr>
          <w:instrText xml:space="preserve"> PAGEREF _Toc312400822 \h </w:instrText>
        </w:r>
        <w:r w:rsidR="00020375">
          <w:rPr>
            <w:noProof/>
            <w:webHidden/>
          </w:rPr>
        </w:r>
        <w:r w:rsidR="00020375">
          <w:rPr>
            <w:noProof/>
            <w:webHidden/>
          </w:rPr>
          <w:fldChar w:fldCharType="separate"/>
        </w:r>
        <w:r w:rsidR="00020375">
          <w:rPr>
            <w:noProof/>
            <w:webHidden/>
          </w:rPr>
          <w:t>6</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3" w:history="1">
        <w:r w:rsidR="00020375" w:rsidRPr="008C4B58">
          <w:rPr>
            <w:rStyle w:val="Hyperlink"/>
            <w:noProof/>
          </w:rPr>
          <w:t>Figure 3. Administration Tool - CreateContract Service Instance</w:t>
        </w:r>
        <w:r w:rsidR="00020375">
          <w:rPr>
            <w:noProof/>
            <w:webHidden/>
          </w:rPr>
          <w:tab/>
        </w:r>
        <w:r w:rsidR="00020375">
          <w:rPr>
            <w:noProof/>
            <w:webHidden/>
          </w:rPr>
          <w:fldChar w:fldCharType="begin"/>
        </w:r>
        <w:r w:rsidR="00020375">
          <w:rPr>
            <w:noProof/>
            <w:webHidden/>
          </w:rPr>
          <w:instrText xml:space="preserve"> PAGEREF _Toc312400823 \h </w:instrText>
        </w:r>
        <w:r w:rsidR="00020375">
          <w:rPr>
            <w:noProof/>
            <w:webHidden/>
          </w:rPr>
        </w:r>
        <w:r w:rsidR="00020375">
          <w:rPr>
            <w:noProof/>
            <w:webHidden/>
          </w:rPr>
          <w:fldChar w:fldCharType="separate"/>
        </w:r>
        <w:r w:rsidR="00020375">
          <w:rPr>
            <w:noProof/>
            <w:webHidden/>
          </w:rPr>
          <w:t>7</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4" w:history="1">
        <w:r w:rsidR="00020375" w:rsidRPr="008C4B58">
          <w:rPr>
            <w:rStyle w:val="Hyperlink"/>
            <w:noProof/>
          </w:rPr>
          <w:t>Figure 4. Hawk - Monitoring Agents</w:t>
        </w:r>
        <w:r w:rsidR="00020375">
          <w:rPr>
            <w:noProof/>
            <w:webHidden/>
          </w:rPr>
          <w:tab/>
        </w:r>
        <w:r w:rsidR="00020375">
          <w:rPr>
            <w:noProof/>
            <w:webHidden/>
          </w:rPr>
          <w:fldChar w:fldCharType="begin"/>
        </w:r>
        <w:r w:rsidR="00020375">
          <w:rPr>
            <w:noProof/>
            <w:webHidden/>
          </w:rPr>
          <w:instrText xml:space="preserve"> PAGEREF _Toc312400824 \h </w:instrText>
        </w:r>
        <w:r w:rsidR="00020375">
          <w:rPr>
            <w:noProof/>
            <w:webHidden/>
          </w:rPr>
        </w:r>
        <w:r w:rsidR="00020375">
          <w:rPr>
            <w:noProof/>
            <w:webHidden/>
          </w:rPr>
          <w:fldChar w:fldCharType="separate"/>
        </w:r>
        <w:r w:rsidR="00020375">
          <w:rPr>
            <w:noProof/>
            <w:webHidden/>
          </w:rPr>
          <w:t>7</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5" w:history="1">
        <w:r w:rsidR="00020375" w:rsidRPr="008C4B58">
          <w:rPr>
            <w:rStyle w:val="Hyperlink"/>
            <w:noProof/>
          </w:rPr>
          <w:t>Figure 5. Hawk Monitoring Agent Display</w:t>
        </w:r>
        <w:r w:rsidR="00020375">
          <w:rPr>
            <w:noProof/>
            <w:webHidden/>
          </w:rPr>
          <w:tab/>
        </w:r>
        <w:r w:rsidR="00020375">
          <w:rPr>
            <w:noProof/>
            <w:webHidden/>
          </w:rPr>
          <w:fldChar w:fldCharType="begin"/>
        </w:r>
        <w:r w:rsidR="00020375">
          <w:rPr>
            <w:noProof/>
            <w:webHidden/>
          </w:rPr>
          <w:instrText xml:space="preserve"> PAGEREF _Toc312400825 \h </w:instrText>
        </w:r>
        <w:r w:rsidR="00020375">
          <w:rPr>
            <w:noProof/>
            <w:webHidden/>
          </w:rPr>
        </w:r>
        <w:r w:rsidR="00020375">
          <w:rPr>
            <w:noProof/>
            <w:webHidden/>
          </w:rPr>
          <w:fldChar w:fldCharType="separate"/>
        </w:r>
        <w:r w:rsidR="00020375">
          <w:rPr>
            <w:noProof/>
            <w:webHidden/>
          </w:rPr>
          <w:t>8</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6" w:history="1">
        <w:r w:rsidR="00020375" w:rsidRPr="008C4B58">
          <w:rPr>
            <w:rStyle w:val="Hyperlink"/>
            <w:noProof/>
          </w:rPr>
          <w:t>Figure 6. Hawk MicroAgent Display</w:t>
        </w:r>
        <w:r w:rsidR="00020375">
          <w:rPr>
            <w:noProof/>
            <w:webHidden/>
          </w:rPr>
          <w:tab/>
        </w:r>
        <w:r w:rsidR="00020375">
          <w:rPr>
            <w:noProof/>
            <w:webHidden/>
          </w:rPr>
          <w:fldChar w:fldCharType="begin"/>
        </w:r>
        <w:r w:rsidR="00020375">
          <w:rPr>
            <w:noProof/>
            <w:webHidden/>
          </w:rPr>
          <w:instrText xml:space="preserve"> PAGEREF _Toc312400826 \h </w:instrText>
        </w:r>
        <w:r w:rsidR="00020375">
          <w:rPr>
            <w:noProof/>
            <w:webHidden/>
          </w:rPr>
        </w:r>
        <w:r w:rsidR="00020375">
          <w:rPr>
            <w:noProof/>
            <w:webHidden/>
          </w:rPr>
          <w:fldChar w:fldCharType="separate"/>
        </w:r>
        <w:r w:rsidR="00020375">
          <w:rPr>
            <w:noProof/>
            <w:webHidden/>
          </w:rPr>
          <w:t>9</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7" w:history="1">
        <w:r w:rsidR="00020375" w:rsidRPr="008C4B58">
          <w:rPr>
            <w:rStyle w:val="Hyperlink"/>
            <w:noProof/>
          </w:rPr>
          <w:t>Figure 7. Hawk - Method Level Detail</w:t>
        </w:r>
        <w:r w:rsidR="00020375">
          <w:rPr>
            <w:noProof/>
            <w:webHidden/>
          </w:rPr>
          <w:tab/>
        </w:r>
        <w:r w:rsidR="00020375">
          <w:rPr>
            <w:noProof/>
            <w:webHidden/>
          </w:rPr>
          <w:fldChar w:fldCharType="begin"/>
        </w:r>
        <w:r w:rsidR="00020375">
          <w:rPr>
            <w:noProof/>
            <w:webHidden/>
          </w:rPr>
          <w:instrText xml:space="preserve"> PAGEREF _Toc312400827 \h </w:instrText>
        </w:r>
        <w:r w:rsidR="00020375">
          <w:rPr>
            <w:noProof/>
            <w:webHidden/>
          </w:rPr>
        </w:r>
        <w:r w:rsidR="00020375">
          <w:rPr>
            <w:noProof/>
            <w:webHidden/>
          </w:rPr>
          <w:fldChar w:fldCharType="separate"/>
        </w:r>
        <w:r w:rsidR="00020375">
          <w:rPr>
            <w:noProof/>
            <w:webHidden/>
          </w:rPr>
          <w:t>9</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8" w:history="1">
        <w:r w:rsidR="00020375" w:rsidRPr="008C4B58">
          <w:rPr>
            <w:rStyle w:val="Hyperlink"/>
            <w:noProof/>
          </w:rPr>
          <w:t>Figure 8. Hawk - Rulebase Monitoring</w:t>
        </w:r>
        <w:r w:rsidR="00020375">
          <w:rPr>
            <w:noProof/>
            <w:webHidden/>
          </w:rPr>
          <w:tab/>
        </w:r>
        <w:r w:rsidR="00020375">
          <w:rPr>
            <w:noProof/>
            <w:webHidden/>
          </w:rPr>
          <w:fldChar w:fldCharType="begin"/>
        </w:r>
        <w:r w:rsidR="00020375">
          <w:rPr>
            <w:noProof/>
            <w:webHidden/>
          </w:rPr>
          <w:instrText xml:space="preserve"> PAGEREF _Toc312400828 \h </w:instrText>
        </w:r>
        <w:r w:rsidR="00020375">
          <w:rPr>
            <w:noProof/>
            <w:webHidden/>
          </w:rPr>
        </w:r>
        <w:r w:rsidR="00020375">
          <w:rPr>
            <w:noProof/>
            <w:webHidden/>
          </w:rPr>
          <w:fldChar w:fldCharType="separate"/>
        </w:r>
        <w:r w:rsidR="00020375">
          <w:rPr>
            <w:noProof/>
            <w:webHidden/>
          </w:rPr>
          <w:t>10</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29" w:history="1">
        <w:r w:rsidR="00020375" w:rsidRPr="008C4B58">
          <w:rPr>
            <w:rStyle w:val="Hyperlink"/>
            <w:noProof/>
          </w:rPr>
          <w:t>Figure 9 PRTG Network Monitor</w:t>
        </w:r>
        <w:r w:rsidR="00020375">
          <w:rPr>
            <w:noProof/>
            <w:webHidden/>
          </w:rPr>
          <w:tab/>
        </w:r>
        <w:r w:rsidR="00020375">
          <w:rPr>
            <w:noProof/>
            <w:webHidden/>
          </w:rPr>
          <w:fldChar w:fldCharType="begin"/>
        </w:r>
        <w:r w:rsidR="00020375">
          <w:rPr>
            <w:noProof/>
            <w:webHidden/>
          </w:rPr>
          <w:instrText xml:space="preserve"> PAGEREF _Toc312400829 \h </w:instrText>
        </w:r>
        <w:r w:rsidR="00020375">
          <w:rPr>
            <w:noProof/>
            <w:webHidden/>
          </w:rPr>
        </w:r>
        <w:r w:rsidR="00020375">
          <w:rPr>
            <w:noProof/>
            <w:webHidden/>
          </w:rPr>
          <w:fldChar w:fldCharType="separate"/>
        </w:r>
        <w:r w:rsidR="00020375">
          <w:rPr>
            <w:noProof/>
            <w:webHidden/>
          </w:rPr>
          <w:t>14</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0" w:history="1">
        <w:r w:rsidR="00020375" w:rsidRPr="008C4B58">
          <w:rPr>
            <w:rStyle w:val="Hyperlink"/>
            <w:noProof/>
          </w:rPr>
          <w:t>Figure 10 Hawk IO Exception</w:t>
        </w:r>
        <w:r w:rsidR="00020375">
          <w:rPr>
            <w:noProof/>
            <w:webHidden/>
          </w:rPr>
          <w:tab/>
        </w:r>
        <w:r w:rsidR="00020375">
          <w:rPr>
            <w:noProof/>
            <w:webHidden/>
          </w:rPr>
          <w:fldChar w:fldCharType="begin"/>
        </w:r>
        <w:r w:rsidR="00020375">
          <w:rPr>
            <w:noProof/>
            <w:webHidden/>
          </w:rPr>
          <w:instrText xml:space="preserve"> PAGEREF _Toc312400830 \h </w:instrText>
        </w:r>
        <w:r w:rsidR="00020375">
          <w:rPr>
            <w:noProof/>
            <w:webHidden/>
          </w:rPr>
        </w:r>
        <w:r w:rsidR="00020375">
          <w:rPr>
            <w:noProof/>
            <w:webHidden/>
          </w:rPr>
          <w:fldChar w:fldCharType="separate"/>
        </w:r>
        <w:r w:rsidR="00020375">
          <w:rPr>
            <w:noProof/>
            <w:webHidden/>
          </w:rPr>
          <w:t>14</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1" w:history="1">
        <w:r w:rsidR="00020375" w:rsidRPr="008C4B58">
          <w:rPr>
            <w:rStyle w:val="Hyperlink"/>
            <w:noProof/>
          </w:rPr>
          <w:t>Figure 11. Daily CIRT Report (1)</w:t>
        </w:r>
        <w:r w:rsidR="00020375">
          <w:rPr>
            <w:noProof/>
            <w:webHidden/>
          </w:rPr>
          <w:tab/>
        </w:r>
        <w:r w:rsidR="00020375">
          <w:rPr>
            <w:noProof/>
            <w:webHidden/>
          </w:rPr>
          <w:fldChar w:fldCharType="begin"/>
        </w:r>
        <w:r w:rsidR="00020375">
          <w:rPr>
            <w:noProof/>
            <w:webHidden/>
          </w:rPr>
          <w:instrText xml:space="preserve"> PAGEREF _Toc312400831 \h </w:instrText>
        </w:r>
        <w:r w:rsidR="00020375">
          <w:rPr>
            <w:noProof/>
            <w:webHidden/>
          </w:rPr>
        </w:r>
        <w:r w:rsidR="00020375">
          <w:rPr>
            <w:noProof/>
            <w:webHidden/>
          </w:rPr>
          <w:fldChar w:fldCharType="separate"/>
        </w:r>
        <w:r w:rsidR="00020375">
          <w:rPr>
            <w:noProof/>
            <w:webHidden/>
          </w:rPr>
          <w:t>16</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2" w:history="1">
        <w:r w:rsidR="00020375" w:rsidRPr="008C4B58">
          <w:rPr>
            <w:rStyle w:val="Hyperlink"/>
            <w:noProof/>
          </w:rPr>
          <w:t>Figure 12. Daily CIRT Report (2)</w:t>
        </w:r>
        <w:r w:rsidR="00020375">
          <w:rPr>
            <w:noProof/>
            <w:webHidden/>
          </w:rPr>
          <w:tab/>
        </w:r>
        <w:r w:rsidR="00020375">
          <w:rPr>
            <w:noProof/>
            <w:webHidden/>
          </w:rPr>
          <w:fldChar w:fldCharType="begin"/>
        </w:r>
        <w:r w:rsidR="00020375">
          <w:rPr>
            <w:noProof/>
            <w:webHidden/>
          </w:rPr>
          <w:instrText xml:space="preserve"> PAGEREF _Toc312400832 \h </w:instrText>
        </w:r>
        <w:r w:rsidR="00020375">
          <w:rPr>
            <w:noProof/>
            <w:webHidden/>
          </w:rPr>
        </w:r>
        <w:r w:rsidR="00020375">
          <w:rPr>
            <w:noProof/>
            <w:webHidden/>
          </w:rPr>
          <w:fldChar w:fldCharType="separate"/>
        </w:r>
        <w:r w:rsidR="00020375">
          <w:rPr>
            <w:noProof/>
            <w:webHidden/>
          </w:rPr>
          <w:t>16</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3" w:history="1">
        <w:r w:rsidR="00020375" w:rsidRPr="008C4B58">
          <w:rPr>
            <w:rStyle w:val="Hyperlink"/>
            <w:noProof/>
          </w:rPr>
          <w:t>Figure 13. NOC CIRT P6 Incidents Summary Report</w:t>
        </w:r>
        <w:r w:rsidR="00020375">
          <w:rPr>
            <w:noProof/>
            <w:webHidden/>
          </w:rPr>
          <w:tab/>
        </w:r>
        <w:r w:rsidR="00020375">
          <w:rPr>
            <w:noProof/>
            <w:webHidden/>
          </w:rPr>
          <w:fldChar w:fldCharType="begin"/>
        </w:r>
        <w:r w:rsidR="00020375">
          <w:rPr>
            <w:noProof/>
            <w:webHidden/>
          </w:rPr>
          <w:instrText xml:space="preserve"> PAGEREF _Toc312400833 \h </w:instrText>
        </w:r>
        <w:r w:rsidR="00020375">
          <w:rPr>
            <w:noProof/>
            <w:webHidden/>
          </w:rPr>
        </w:r>
        <w:r w:rsidR="00020375">
          <w:rPr>
            <w:noProof/>
            <w:webHidden/>
          </w:rPr>
          <w:fldChar w:fldCharType="separate"/>
        </w:r>
        <w:r w:rsidR="00020375">
          <w:rPr>
            <w:noProof/>
            <w:webHidden/>
          </w:rPr>
          <w:t>17</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4" w:history="1">
        <w:r w:rsidR="00020375" w:rsidRPr="008C4B58">
          <w:rPr>
            <w:rStyle w:val="Hyperlink"/>
            <w:noProof/>
          </w:rPr>
          <w:t>Figure 14. BW Hawk Alerts</w:t>
        </w:r>
        <w:r w:rsidR="00020375">
          <w:rPr>
            <w:noProof/>
            <w:webHidden/>
          </w:rPr>
          <w:tab/>
        </w:r>
        <w:r w:rsidR="00020375">
          <w:rPr>
            <w:noProof/>
            <w:webHidden/>
          </w:rPr>
          <w:fldChar w:fldCharType="begin"/>
        </w:r>
        <w:r w:rsidR="00020375">
          <w:rPr>
            <w:noProof/>
            <w:webHidden/>
          </w:rPr>
          <w:instrText xml:space="preserve"> PAGEREF _Toc312400834 \h </w:instrText>
        </w:r>
        <w:r w:rsidR="00020375">
          <w:rPr>
            <w:noProof/>
            <w:webHidden/>
          </w:rPr>
        </w:r>
        <w:r w:rsidR="00020375">
          <w:rPr>
            <w:noProof/>
            <w:webHidden/>
          </w:rPr>
          <w:fldChar w:fldCharType="separate"/>
        </w:r>
        <w:r w:rsidR="00020375">
          <w:rPr>
            <w:noProof/>
            <w:webHidden/>
          </w:rPr>
          <w:t>17</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5" w:history="1">
        <w:r w:rsidR="00020375" w:rsidRPr="008C4B58">
          <w:rPr>
            <w:rStyle w:val="Hyperlink"/>
            <w:noProof/>
          </w:rPr>
          <w:t>Figure 15. Administrator - Monitoring Management</w:t>
        </w:r>
        <w:r w:rsidR="00020375">
          <w:rPr>
            <w:noProof/>
            <w:webHidden/>
          </w:rPr>
          <w:tab/>
        </w:r>
        <w:r w:rsidR="00020375">
          <w:rPr>
            <w:noProof/>
            <w:webHidden/>
          </w:rPr>
          <w:fldChar w:fldCharType="begin"/>
        </w:r>
        <w:r w:rsidR="00020375">
          <w:rPr>
            <w:noProof/>
            <w:webHidden/>
          </w:rPr>
          <w:instrText xml:space="preserve"> PAGEREF _Toc312400835 \h </w:instrText>
        </w:r>
        <w:r w:rsidR="00020375">
          <w:rPr>
            <w:noProof/>
            <w:webHidden/>
          </w:rPr>
        </w:r>
        <w:r w:rsidR="00020375">
          <w:rPr>
            <w:noProof/>
            <w:webHidden/>
          </w:rPr>
          <w:fldChar w:fldCharType="separate"/>
        </w:r>
        <w:r w:rsidR="00020375">
          <w:rPr>
            <w:noProof/>
            <w:webHidden/>
          </w:rPr>
          <w:t>18</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6" w:history="1">
        <w:r w:rsidR="00020375" w:rsidRPr="008C4B58">
          <w:rPr>
            <w:rStyle w:val="Hyperlink"/>
            <w:noProof/>
          </w:rPr>
          <w:t>Figure 16. Monitoring Management Selection</w:t>
        </w:r>
        <w:r w:rsidR="00020375">
          <w:rPr>
            <w:noProof/>
            <w:webHidden/>
          </w:rPr>
          <w:tab/>
        </w:r>
        <w:r w:rsidR="00020375">
          <w:rPr>
            <w:noProof/>
            <w:webHidden/>
          </w:rPr>
          <w:fldChar w:fldCharType="begin"/>
        </w:r>
        <w:r w:rsidR="00020375">
          <w:rPr>
            <w:noProof/>
            <w:webHidden/>
          </w:rPr>
          <w:instrText xml:space="preserve"> PAGEREF _Toc312400836 \h </w:instrText>
        </w:r>
        <w:r w:rsidR="00020375">
          <w:rPr>
            <w:noProof/>
            <w:webHidden/>
          </w:rPr>
        </w:r>
        <w:r w:rsidR="00020375">
          <w:rPr>
            <w:noProof/>
            <w:webHidden/>
          </w:rPr>
          <w:fldChar w:fldCharType="separate"/>
        </w:r>
        <w:r w:rsidR="00020375">
          <w:rPr>
            <w:noProof/>
            <w:webHidden/>
          </w:rPr>
          <w:t>18</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7" w:history="1">
        <w:r w:rsidR="00020375" w:rsidRPr="008C4B58">
          <w:rPr>
            <w:rStyle w:val="Hyperlink"/>
            <w:noProof/>
          </w:rPr>
          <w:t>Figure 17. Sample: Administrator Alert</w:t>
        </w:r>
        <w:r w:rsidR="00020375">
          <w:rPr>
            <w:noProof/>
            <w:webHidden/>
          </w:rPr>
          <w:tab/>
        </w:r>
        <w:r w:rsidR="00020375">
          <w:rPr>
            <w:noProof/>
            <w:webHidden/>
          </w:rPr>
          <w:fldChar w:fldCharType="begin"/>
        </w:r>
        <w:r w:rsidR="00020375">
          <w:rPr>
            <w:noProof/>
            <w:webHidden/>
          </w:rPr>
          <w:instrText xml:space="preserve"> PAGEREF _Toc312400837 \h </w:instrText>
        </w:r>
        <w:r w:rsidR="00020375">
          <w:rPr>
            <w:noProof/>
            <w:webHidden/>
          </w:rPr>
        </w:r>
        <w:r w:rsidR="00020375">
          <w:rPr>
            <w:noProof/>
            <w:webHidden/>
          </w:rPr>
          <w:fldChar w:fldCharType="separate"/>
        </w:r>
        <w:r w:rsidR="00020375">
          <w:rPr>
            <w:noProof/>
            <w:webHidden/>
          </w:rPr>
          <w:t>19</w:t>
        </w:r>
        <w:r w:rsidR="00020375">
          <w:rPr>
            <w:noProof/>
            <w:webHidden/>
          </w:rPr>
          <w:fldChar w:fldCharType="end"/>
        </w:r>
      </w:hyperlink>
    </w:p>
    <w:p w:rsidR="00020375" w:rsidRDefault="00EA2C90">
      <w:pPr>
        <w:pStyle w:val="TableofFigures"/>
        <w:tabs>
          <w:tab w:val="right" w:leader="dot" w:pos="9465"/>
        </w:tabs>
        <w:rPr>
          <w:rFonts w:asciiTheme="minorHAnsi" w:eastAsiaTheme="minorEastAsia" w:hAnsiTheme="minorHAnsi" w:cstheme="minorBidi"/>
          <w:noProof/>
          <w:szCs w:val="22"/>
        </w:rPr>
      </w:pPr>
      <w:hyperlink w:anchor="_Toc312400838" w:history="1">
        <w:r w:rsidR="00020375" w:rsidRPr="008C4B58">
          <w:rPr>
            <w:rStyle w:val="Hyperlink"/>
            <w:noProof/>
          </w:rPr>
          <w:t>Figure 18 Walmart Test</w:t>
        </w:r>
        <w:r w:rsidR="00020375">
          <w:rPr>
            <w:noProof/>
            <w:webHidden/>
          </w:rPr>
          <w:tab/>
        </w:r>
        <w:r w:rsidR="00020375">
          <w:rPr>
            <w:noProof/>
            <w:webHidden/>
          </w:rPr>
          <w:fldChar w:fldCharType="begin"/>
        </w:r>
        <w:r w:rsidR="00020375">
          <w:rPr>
            <w:noProof/>
            <w:webHidden/>
          </w:rPr>
          <w:instrText xml:space="preserve"> PAGEREF _Toc312400838 \h </w:instrText>
        </w:r>
        <w:r w:rsidR="00020375">
          <w:rPr>
            <w:noProof/>
            <w:webHidden/>
          </w:rPr>
        </w:r>
        <w:r w:rsidR="00020375">
          <w:rPr>
            <w:noProof/>
            <w:webHidden/>
          </w:rPr>
          <w:fldChar w:fldCharType="separate"/>
        </w:r>
        <w:r w:rsidR="00020375">
          <w:rPr>
            <w:noProof/>
            <w:webHidden/>
          </w:rPr>
          <w:t>22</w:t>
        </w:r>
        <w:r w:rsidR="00020375">
          <w:rPr>
            <w:noProof/>
            <w:webHidden/>
          </w:rPr>
          <w:fldChar w:fldCharType="end"/>
        </w:r>
      </w:hyperlink>
    </w:p>
    <w:p w:rsidR="0095674A" w:rsidRPr="00E0518B" w:rsidRDefault="00020375" w:rsidP="0095674A">
      <w:pPr>
        <w:pStyle w:val="Heading1"/>
      </w:pPr>
      <w:r>
        <w:rPr>
          <w:rStyle w:val="HelpText"/>
          <w:rFonts w:cs="Times New Roman"/>
          <w:i w:val="0"/>
          <w:iCs/>
          <w:vanish w:val="0"/>
          <w:color w:val="auto"/>
          <w:kern w:val="0"/>
          <w:sz w:val="18"/>
          <w:szCs w:val="24"/>
        </w:rPr>
        <w:fldChar w:fldCharType="end"/>
      </w:r>
      <w:r w:rsidR="005B7B9B" w:rsidRPr="00E0518B">
        <w:rPr>
          <w:rStyle w:val="HelpText"/>
          <w:i w:val="0"/>
          <w:iCs/>
          <w:vanish w:val="0"/>
          <w:color w:val="auto"/>
          <w:sz w:val="18"/>
        </w:rPr>
        <w:br w:type="page"/>
      </w:r>
    </w:p>
    <w:p w:rsidR="002C318D" w:rsidRPr="00E0518B" w:rsidRDefault="002C318D" w:rsidP="002C318D">
      <w:pPr>
        <w:pStyle w:val="Heading1"/>
      </w:pPr>
      <w:bookmarkStart w:id="12" w:name="Body"/>
      <w:bookmarkStart w:id="13" w:name="_Toc312400773"/>
      <w:bookmarkEnd w:id="12"/>
      <w:r w:rsidRPr="00E0518B">
        <w:lastRenderedPageBreak/>
        <w:t>Introduction</w:t>
      </w:r>
      <w:bookmarkEnd w:id="13"/>
    </w:p>
    <w:p w:rsidR="00DB74BC" w:rsidRDefault="00BE4AA9" w:rsidP="005028B6">
      <w:r w:rsidRPr="00E0518B">
        <w:t>Th</w:t>
      </w:r>
      <w:r w:rsidR="00B84D92">
        <w:t xml:space="preserve">is section </w:t>
      </w:r>
      <w:r w:rsidR="00B63D7E" w:rsidRPr="00E0518B">
        <w:t xml:space="preserve">introduces the </w:t>
      </w:r>
      <w:r w:rsidRPr="00E0518B">
        <w:t>As</w:t>
      </w:r>
      <w:r w:rsidR="00B84D92">
        <w:t>urion Subscrib</w:t>
      </w:r>
      <w:r w:rsidR="008367F1">
        <w:t>er Billing Sy</w:t>
      </w:r>
      <w:r w:rsidR="00DB74BC">
        <w:t>stem</w:t>
      </w:r>
      <w:r w:rsidR="00C9730B">
        <w:fldChar w:fldCharType="begin"/>
      </w:r>
      <w:r w:rsidR="00C9730B">
        <w:instrText xml:space="preserve"> XE "</w:instrText>
      </w:r>
      <w:r w:rsidR="00C9730B" w:rsidRPr="00E87726">
        <w:instrText>Subscriber Billing System:QA Testing</w:instrText>
      </w:r>
      <w:r w:rsidR="00C9730B">
        <w:instrText xml:space="preserve">" </w:instrText>
      </w:r>
      <w:r w:rsidR="00C9730B">
        <w:fldChar w:fldCharType="end"/>
      </w:r>
      <w:r w:rsidR="00DB74BC">
        <w:t xml:space="preserve"> </w:t>
      </w:r>
      <w:r w:rsidR="002356AF">
        <w:t>Software Quality Assurance (S</w:t>
      </w:r>
      <w:r w:rsidR="00DB74BC">
        <w:t>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rsidR="002356AF">
        <w:t>)</w:t>
      </w:r>
      <w:r w:rsidR="00DB74BC">
        <w:t xml:space="preserve"> Testing Service</w:t>
      </w:r>
      <w:r w:rsidR="006839D3">
        <w:t xml:space="preserve"> and procedures.</w:t>
      </w:r>
      <w:r w:rsidR="00DB74BC">
        <w:t xml:space="preserve"> The following sections provide an overview of the Asurio</w:t>
      </w:r>
      <w:r w:rsidR="007822C6">
        <w:t>n Subscriber Billing System, describe</w:t>
      </w:r>
      <w:r w:rsidR="00164F94">
        <w:t xml:space="preserve"> </w:t>
      </w:r>
      <w:r w:rsidR="007822C6">
        <w:t xml:space="preserve">monitoring and logging processes used with the system, and </w:t>
      </w:r>
      <w:r w:rsidR="00DB74BC">
        <w:t>explain</w:t>
      </w:r>
      <w:r w:rsidR="00164F94">
        <w:t xml:space="preserve"> </w:t>
      </w:r>
      <w:r w:rsidR="002356AF">
        <w:t>S</w:t>
      </w:r>
      <w:r w:rsidR="007A6B76">
        <w:t>QA applications</w:t>
      </w:r>
      <w:r w:rsidR="00164F94">
        <w:t xml:space="preserve"> and procedures used to test the Subscriber Billing System.</w:t>
      </w:r>
    </w:p>
    <w:p w:rsidR="00247CD5" w:rsidRDefault="00DB74BC" w:rsidP="00C5495B">
      <w:pPr>
        <w:pStyle w:val="Heading2"/>
      </w:pPr>
      <w:bookmarkStart w:id="14" w:name="_Ref307304923"/>
      <w:bookmarkStart w:id="15" w:name="_Ref310240938"/>
      <w:bookmarkStart w:id="16" w:name="_Toc312400774"/>
      <w:bookmarkStart w:id="17" w:name="_Toc241855324"/>
      <w:bookmarkStart w:id="18" w:name="_Toc164067499"/>
      <w:r>
        <w:t>Asurion Subscriber Billing System</w:t>
      </w:r>
      <w:bookmarkEnd w:id="14"/>
      <w:bookmarkEnd w:id="15"/>
      <w:r w:rsidR="005028B6">
        <w:t xml:space="preserve"> – Finance Services</w:t>
      </w:r>
      <w:bookmarkEnd w:id="16"/>
    </w:p>
    <w:p w:rsidR="001350ED" w:rsidRDefault="00DB74BC" w:rsidP="001350ED">
      <w:pPr>
        <w:spacing w:before="120" w:after="120"/>
      </w:pPr>
      <w:r>
        <w:t>The Asurion Subscriber Billing System</w:t>
      </w:r>
      <w:r w:rsidR="00C9730B">
        <w:fldChar w:fldCharType="begin"/>
      </w:r>
      <w:r w:rsidR="00C9730B">
        <w:instrText xml:space="preserve"> XE "</w:instrText>
      </w:r>
      <w:r w:rsidR="00C9730B" w:rsidRPr="00B64430">
        <w:instrText>Subscriber Billing System:Finance Services</w:instrText>
      </w:r>
      <w:r w:rsidR="00C9730B">
        <w:instrText xml:space="preserve">" </w:instrText>
      </w:r>
      <w:r w:rsidR="00C9730B">
        <w:fldChar w:fldCharType="end"/>
      </w:r>
      <w:r>
        <w:t xml:space="preserve"> incorporates automatic and manually controlled </w:t>
      </w:r>
      <w:r w:rsidR="005028B6">
        <w:t xml:space="preserve">finance </w:t>
      </w:r>
      <w:r>
        <w:t>service operations. Automat</w:t>
      </w:r>
      <w:r w:rsidR="001350ED">
        <w:t>ic “CRM</w:t>
      </w:r>
      <w:r w:rsidR="00C9730B">
        <w:fldChar w:fldCharType="begin"/>
      </w:r>
      <w:r w:rsidR="00C9730B">
        <w:instrText xml:space="preserve"> XE "</w:instrText>
      </w:r>
      <w:r w:rsidR="00C9730B" w:rsidRPr="007216D3">
        <w:instrText>CRM</w:instrText>
      </w:r>
      <w:r w:rsidR="00C9730B">
        <w:instrText xml:space="preserve">" </w:instrText>
      </w:r>
      <w:r w:rsidR="00C9730B">
        <w:fldChar w:fldCharType="end"/>
      </w:r>
      <w:r w:rsidR="001350ED">
        <w:t>” processes flow after c</w:t>
      </w:r>
      <w:r>
        <w:t xml:space="preserve">ustomer enrollment through </w:t>
      </w:r>
      <w:r w:rsidR="001350ED">
        <w:t xml:space="preserve">the </w:t>
      </w:r>
      <w:r>
        <w:t>Asurion Finance Service Gate</w:t>
      </w:r>
      <w:r w:rsidR="001350ED">
        <w:t>way</w:t>
      </w:r>
      <w:r w:rsidR="00C9730B">
        <w:fldChar w:fldCharType="begin"/>
      </w:r>
      <w:r w:rsidR="00C9730B">
        <w:instrText xml:space="preserve"> XE "</w:instrText>
      </w:r>
      <w:r w:rsidR="00C9730B" w:rsidRPr="002D0800">
        <w:instrText>Finance Service Gateway</w:instrText>
      </w:r>
      <w:r w:rsidR="00C9730B">
        <w:instrText xml:space="preserve">" </w:instrText>
      </w:r>
      <w:r w:rsidR="00C9730B">
        <w:fldChar w:fldCharType="end"/>
      </w:r>
      <w:r>
        <w:t>. Authorized users control manual “NET</w:t>
      </w:r>
      <w:r w:rsidR="00C9730B">
        <w:fldChar w:fldCharType="begin"/>
      </w:r>
      <w:r w:rsidR="00C9730B">
        <w:instrText xml:space="preserve"> XE "</w:instrText>
      </w:r>
      <w:r w:rsidR="00C9730B" w:rsidRPr="0072378D">
        <w:instrText>NET</w:instrText>
      </w:r>
      <w:r w:rsidR="00C9730B">
        <w:instrText xml:space="preserve">" </w:instrText>
      </w:r>
      <w:r w:rsidR="00C9730B">
        <w:fldChar w:fldCharType="end"/>
      </w:r>
      <w:r>
        <w:t xml:space="preserve">” processes via Tibco BusinessWorks (BW) screens. </w:t>
      </w:r>
      <w:r w:rsidR="001350ED">
        <w:t xml:space="preserve">The </w:t>
      </w:r>
      <w:r w:rsidR="000C66FF">
        <w:t>Subscriber</w:t>
      </w:r>
      <w:r w:rsidR="001350ED">
        <w:t xml:space="preserve"> Billing System has a Finance Services Gateway with a </w:t>
      </w:r>
      <w:r w:rsidR="00E23F30">
        <w:t>Fin</w:t>
      </w:r>
      <w:r w:rsidR="00E23F30" w:rsidRPr="006E269A">
        <w:rPr>
          <w:rFonts w:cs="Arial"/>
          <w:szCs w:val="22"/>
        </w:rPr>
        <w:t>ance Service Agent</w:t>
      </w:r>
      <w:r w:rsidR="00C9730B">
        <w:rPr>
          <w:rFonts w:cs="Arial"/>
          <w:szCs w:val="22"/>
        </w:rPr>
        <w:fldChar w:fldCharType="begin"/>
      </w:r>
      <w:r w:rsidR="00C9730B">
        <w:instrText xml:space="preserve"> XE "</w:instrText>
      </w:r>
      <w:r w:rsidR="00C9730B" w:rsidRPr="005E60F6">
        <w:instrText>Fin</w:instrText>
      </w:r>
      <w:r w:rsidR="00C9730B" w:rsidRPr="005E60F6">
        <w:rPr>
          <w:rFonts w:cs="Arial"/>
          <w:szCs w:val="22"/>
        </w:rPr>
        <w:instrText>ance Service Agent</w:instrText>
      </w:r>
      <w:r w:rsidR="00C9730B">
        <w:instrText xml:space="preserve">" </w:instrText>
      </w:r>
      <w:r w:rsidR="00C9730B">
        <w:rPr>
          <w:rFonts w:cs="Arial"/>
          <w:szCs w:val="22"/>
        </w:rPr>
        <w:fldChar w:fldCharType="end"/>
      </w:r>
      <w:r w:rsidR="00E23F30" w:rsidRPr="006E269A">
        <w:rPr>
          <w:rFonts w:cs="Arial"/>
          <w:szCs w:val="22"/>
        </w:rPr>
        <w:t xml:space="preserve"> </w:t>
      </w:r>
      <w:r w:rsidR="001350ED">
        <w:rPr>
          <w:rFonts w:cs="Arial"/>
          <w:szCs w:val="22"/>
        </w:rPr>
        <w:t>and</w:t>
      </w:r>
      <w:r w:rsidR="00E23F30" w:rsidRPr="006E269A">
        <w:rPr>
          <w:rFonts w:cs="Arial"/>
          <w:szCs w:val="22"/>
        </w:rPr>
        <w:t xml:space="preserve"> methods that interact with</w:t>
      </w:r>
      <w:r w:rsidR="001350ED">
        <w:rPr>
          <w:rFonts w:cs="Arial"/>
          <w:szCs w:val="22"/>
        </w:rPr>
        <w:t xml:space="preserve"> a CreateContractGateway</w:t>
      </w:r>
      <w:r w:rsidR="00C9730B">
        <w:rPr>
          <w:rFonts w:cs="Arial"/>
          <w:szCs w:val="22"/>
        </w:rPr>
        <w:fldChar w:fldCharType="begin"/>
      </w:r>
      <w:r w:rsidR="00C9730B">
        <w:instrText xml:space="preserve"> XE "</w:instrText>
      </w:r>
      <w:r w:rsidR="00C9730B" w:rsidRPr="00046AA0">
        <w:rPr>
          <w:rFonts w:cs="Arial"/>
          <w:szCs w:val="22"/>
        </w:rPr>
        <w:instrText>CreateContractGateway</w:instrText>
      </w:r>
      <w:r w:rsidR="00C9730B">
        <w:instrText xml:space="preserve">" </w:instrText>
      </w:r>
      <w:r w:rsidR="00C9730B">
        <w:rPr>
          <w:rFonts w:cs="Arial"/>
          <w:szCs w:val="22"/>
        </w:rPr>
        <w:fldChar w:fldCharType="end"/>
      </w:r>
      <w:r w:rsidR="001350ED">
        <w:rPr>
          <w:rFonts w:cs="Arial"/>
          <w:szCs w:val="22"/>
        </w:rPr>
        <w:t>, ProcessNonRefPaymentGateway</w:t>
      </w:r>
      <w:r w:rsidR="00C9730B">
        <w:rPr>
          <w:rFonts w:cs="Arial"/>
          <w:szCs w:val="22"/>
        </w:rPr>
        <w:fldChar w:fldCharType="begin"/>
      </w:r>
      <w:r w:rsidR="00C9730B">
        <w:instrText xml:space="preserve"> XE "</w:instrText>
      </w:r>
      <w:r w:rsidR="00C9730B" w:rsidRPr="00080DCE">
        <w:rPr>
          <w:rFonts w:cs="Arial"/>
          <w:szCs w:val="22"/>
        </w:rPr>
        <w:instrText>ProcessNonRefPaymentGateway</w:instrText>
      </w:r>
      <w:r w:rsidR="00C9730B">
        <w:instrText xml:space="preserve">" </w:instrText>
      </w:r>
      <w:r w:rsidR="00C9730B">
        <w:rPr>
          <w:rFonts w:cs="Arial"/>
          <w:szCs w:val="22"/>
        </w:rPr>
        <w:fldChar w:fldCharType="end"/>
      </w:r>
      <w:r w:rsidR="001350ED">
        <w:rPr>
          <w:rFonts w:cs="Arial"/>
          <w:szCs w:val="22"/>
        </w:rPr>
        <w:t>, and CalculateTaxesGateway</w:t>
      </w:r>
      <w:r w:rsidR="00C9730B">
        <w:rPr>
          <w:rFonts w:cs="Arial"/>
          <w:szCs w:val="22"/>
        </w:rPr>
        <w:fldChar w:fldCharType="begin"/>
      </w:r>
      <w:r w:rsidR="00C9730B">
        <w:instrText xml:space="preserve"> XE "</w:instrText>
      </w:r>
      <w:r w:rsidR="00C9730B" w:rsidRPr="00F0355E">
        <w:rPr>
          <w:rFonts w:cs="Arial"/>
          <w:szCs w:val="22"/>
        </w:rPr>
        <w:instrText>CalculateTaxesGateway</w:instrText>
      </w:r>
      <w:r w:rsidR="00C9730B">
        <w:instrText xml:space="preserve">" </w:instrText>
      </w:r>
      <w:r w:rsidR="00C9730B">
        <w:rPr>
          <w:rFonts w:cs="Arial"/>
          <w:szCs w:val="22"/>
        </w:rPr>
        <w:fldChar w:fldCharType="end"/>
      </w:r>
      <w:r w:rsidR="001350ED">
        <w:rPr>
          <w:rFonts w:cs="Arial"/>
          <w:szCs w:val="22"/>
        </w:rPr>
        <w:t xml:space="preserve">. </w:t>
      </w:r>
      <w:r w:rsidR="001350ED">
        <w:t xml:space="preserve">Asurion uses </w:t>
      </w:r>
      <w:r w:rsidR="002356AF">
        <w:t>S</w:t>
      </w:r>
      <w:r w:rsidR="001350ED">
        <w:t>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rsidR="001350ED">
        <w:t xml:space="preserve"> Test Service procedures to test the functionality and performance of these services. </w:t>
      </w:r>
    </w:p>
    <w:p w:rsidR="00E23F30" w:rsidRPr="006E269A" w:rsidRDefault="00E23F30" w:rsidP="00E23F30">
      <w:pPr>
        <w:spacing w:after="120"/>
        <w:rPr>
          <w:rFonts w:cs="Arial"/>
          <w:szCs w:val="22"/>
        </w:rPr>
      </w:pPr>
    </w:p>
    <w:p w:rsidR="00BA670A" w:rsidRDefault="005432E7" w:rsidP="00247CD5">
      <w:r>
        <w:rPr>
          <w:noProof/>
        </w:rPr>
        <w:drawing>
          <wp:inline distT="0" distB="0" distL="0" distR="0" wp14:anchorId="2A74CD63" wp14:editId="5DF80609">
            <wp:extent cx="6016625" cy="46926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nceServiceGateway.jpg"/>
                    <pic:cNvPicPr/>
                  </pic:nvPicPr>
                  <pic:blipFill>
                    <a:blip r:embed="rId13">
                      <a:extLst>
                        <a:ext uri="{28A0092B-C50C-407E-A947-70E740481C1C}">
                          <a14:useLocalDpi xmlns:a14="http://schemas.microsoft.com/office/drawing/2010/main" val="0"/>
                        </a:ext>
                      </a:extLst>
                    </a:blip>
                    <a:stretch>
                      <a:fillRect/>
                    </a:stretch>
                  </pic:blipFill>
                  <pic:spPr>
                    <a:xfrm>
                      <a:off x="0" y="0"/>
                      <a:ext cx="6016625" cy="4692650"/>
                    </a:xfrm>
                    <a:prstGeom prst="rect">
                      <a:avLst/>
                    </a:prstGeom>
                  </pic:spPr>
                </pic:pic>
              </a:graphicData>
            </a:graphic>
          </wp:inline>
        </w:drawing>
      </w:r>
    </w:p>
    <w:p w:rsidR="00DA7775" w:rsidRDefault="00DA7775" w:rsidP="00247CD5"/>
    <w:p w:rsidR="000A5FF7" w:rsidRDefault="000A5FF7" w:rsidP="000A5FF7">
      <w:pPr>
        <w:pStyle w:val="Caption"/>
        <w:jc w:val="center"/>
      </w:pPr>
      <w:bookmarkStart w:id="19" w:name="_Ref309804491"/>
      <w:bookmarkStart w:id="20" w:name="_Ref309804646"/>
      <w:bookmarkStart w:id="21" w:name="_Toc312400821"/>
      <w:r>
        <w:t xml:space="preserve">Figure </w:t>
      </w:r>
      <w:fldSimple w:instr=" SEQ Figure \* ARABIC ">
        <w:r w:rsidR="001D4372">
          <w:rPr>
            <w:noProof/>
          </w:rPr>
          <w:t>1</w:t>
        </w:r>
      </w:fldSimple>
      <w:r>
        <w:t>. Asurion Finance Service Gateway</w:t>
      </w:r>
      <w:bookmarkEnd w:id="19"/>
      <w:bookmarkEnd w:id="20"/>
      <w:bookmarkEnd w:id="21"/>
      <w:r w:rsidR="00E708E3">
        <w:fldChar w:fldCharType="begin"/>
      </w:r>
      <w:r w:rsidR="00E708E3">
        <w:instrText xml:space="preserve"> XE "</w:instrText>
      </w:r>
      <w:r w:rsidR="00E708E3" w:rsidRPr="00AE2C75">
        <w:instrText>Finance Service Gateway</w:instrText>
      </w:r>
      <w:r w:rsidR="00E708E3">
        <w:instrText xml:space="preserve">" </w:instrText>
      </w:r>
      <w:r w:rsidR="00E708E3">
        <w:fldChar w:fldCharType="end"/>
      </w:r>
    </w:p>
    <w:p w:rsidR="00D92A23" w:rsidRDefault="00D92A23" w:rsidP="00247CD5">
      <w:r>
        <w:t>For more information about these process flows and operations, see the “Asurion Subscriber Billing System Product Specification” and “Asurion Subscriber Billing System API Specification.”</w:t>
      </w:r>
    </w:p>
    <w:p w:rsidR="00CB71EB" w:rsidRDefault="00CB71EB" w:rsidP="00CB71EB">
      <w:pPr>
        <w:pStyle w:val="Heading1"/>
      </w:pPr>
      <w:bookmarkStart w:id="22" w:name="_Ref307305063"/>
      <w:bookmarkStart w:id="23" w:name="_Ref307998000"/>
      <w:bookmarkStart w:id="24" w:name="_Toc312400775"/>
      <w:bookmarkEnd w:id="17"/>
      <w:bookmarkEnd w:id="18"/>
      <w:r>
        <w:lastRenderedPageBreak/>
        <w:t>Monitoring</w:t>
      </w:r>
      <w:bookmarkEnd w:id="22"/>
      <w:r w:rsidR="00990A58">
        <w:t xml:space="preserve"> and Logging</w:t>
      </w:r>
      <w:bookmarkEnd w:id="23"/>
      <w:bookmarkEnd w:id="24"/>
    </w:p>
    <w:p w:rsidR="008E775C" w:rsidRDefault="000224B0" w:rsidP="00CB71EB">
      <w:pPr>
        <w:tabs>
          <w:tab w:val="left" w:pos="720"/>
        </w:tabs>
        <w:spacing w:before="120"/>
      </w:pPr>
      <w:r>
        <w:t xml:space="preserve">Asurion uses </w:t>
      </w:r>
      <w:r w:rsidR="00EF2239">
        <w:t>TIBCO BusinessWorks (BW)</w:t>
      </w:r>
      <w:r w:rsidR="00C9730B">
        <w:fldChar w:fldCharType="begin"/>
      </w:r>
      <w:r w:rsidR="00C9730B">
        <w:instrText xml:space="preserve"> XE "</w:instrText>
      </w:r>
      <w:r w:rsidR="00C9730B" w:rsidRPr="00AC0FE5">
        <w:instrText>TIBCO BusinessWorks (BW)</w:instrText>
      </w:r>
      <w:r w:rsidR="00C9730B">
        <w:instrText xml:space="preserve">" </w:instrText>
      </w:r>
      <w:r w:rsidR="00C9730B">
        <w:fldChar w:fldCharType="end"/>
      </w:r>
      <w:r w:rsidR="005B628D">
        <w:t xml:space="preserve"> </w:t>
      </w:r>
      <w:r w:rsidR="006851EA">
        <w:t>HAWK</w:t>
      </w:r>
      <w:r w:rsidR="00C9730B">
        <w:fldChar w:fldCharType="begin"/>
      </w:r>
      <w:r w:rsidR="00C9730B">
        <w:instrText xml:space="preserve"> XE "</w:instrText>
      </w:r>
      <w:r w:rsidR="00C9730B" w:rsidRPr="00EE3A74">
        <w:instrText>BusinessWorks:Hawk</w:instrText>
      </w:r>
      <w:r w:rsidR="00C9730B">
        <w:instrText xml:space="preserve">" </w:instrText>
      </w:r>
      <w:r w:rsidR="00C9730B">
        <w:fldChar w:fldCharType="end"/>
      </w:r>
      <w:r w:rsidR="006851EA">
        <w:t xml:space="preserve"> to </w:t>
      </w:r>
      <w:r w:rsidR="00404D64">
        <w:t xml:space="preserve">monitor the </w:t>
      </w:r>
      <w:r w:rsidR="00F65316">
        <w:t xml:space="preserve">health and performance of the </w:t>
      </w:r>
      <w:r w:rsidR="006851EA">
        <w:t xml:space="preserve">Asurion </w:t>
      </w:r>
      <w:r w:rsidR="00BE4A0E">
        <w:t>Subscribe</w:t>
      </w:r>
      <w:r w:rsidR="008A519B">
        <w:t>v</w:t>
      </w:r>
      <w:r w:rsidR="00BE4A0E">
        <w:t xml:space="preserve">r Billing System </w:t>
      </w:r>
      <w:r w:rsidR="006851EA">
        <w:t xml:space="preserve">operations. </w:t>
      </w:r>
      <w:r w:rsidR="00F65316">
        <w:t>Treating th</w:t>
      </w:r>
      <w:r w:rsidR="00220EF0">
        <w:t xml:space="preserve">e entire network as one system, </w:t>
      </w:r>
      <w:r w:rsidR="00B003DC">
        <w:t>HAWK</w:t>
      </w:r>
      <w:r w:rsidR="00C9730B">
        <w:fldChar w:fldCharType="begin"/>
      </w:r>
      <w:r w:rsidR="00C9730B">
        <w:instrText xml:space="preserve"> XE "</w:instrText>
      </w:r>
      <w:r w:rsidR="00C9730B" w:rsidRPr="00EE3A74">
        <w:instrText>BusinessWorks:Hawk</w:instrText>
      </w:r>
      <w:r w:rsidR="00C9730B">
        <w:instrText xml:space="preserve">" </w:instrText>
      </w:r>
      <w:r w:rsidR="00C9730B">
        <w:fldChar w:fldCharType="end"/>
      </w:r>
      <w:r w:rsidR="00B003DC">
        <w:t xml:space="preserve"> </w:t>
      </w:r>
      <w:r w:rsidR="00F65316">
        <w:t>provide</w:t>
      </w:r>
      <w:r w:rsidR="006851EA">
        <w:t>s</w:t>
      </w:r>
      <w:r w:rsidR="00F65316">
        <w:t xml:space="preserve"> a broad-ranging approach to monitoring the </w:t>
      </w:r>
      <w:r w:rsidR="00EF2239">
        <w:t xml:space="preserve">TIBCO Enterprise </w:t>
      </w:r>
      <w:r w:rsidR="003E1FC6">
        <w:t>Messaging</w:t>
      </w:r>
      <w:r w:rsidR="00EF2239">
        <w:t xml:space="preserve"> Service (EMS)</w:t>
      </w:r>
      <w:r w:rsidR="00C9730B">
        <w:fldChar w:fldCharType="begin"/>
      </w:r>
      <w:r w:rsidR="00C9730B">
        <w:instrText xml:space="preserve"> XE "</w:instrText>
      </w:r>
      <w:r w:rsidR="00C9730B" w:rsidRPr="00087624">
        <w:instrText>TIBCO Enterprise Management Service (EMS)</w:instrText>
      </w:r>
      <w:r w:rsidR="00C9730B">
        <w:instrText xml:space="preserve">" </w:instrText>
      </w:r>
      <w:r w:rsidR="00C9730B">
        <w:fldChar w:fldCharType="end"/>
      </w:r>
      <w:r w:rsidR="005B628D">
        <w:t xml:space="preserve"> </w:t>
      </w:r>
      <w:r w:rsidR="00B003DC">
        <w:t xml:space="preserve">and </w:t>
      </w:r>
      <w:r w:rsidR="005B628D">
        <w:t>EMS serv</w:t>
      </w:r>
      <w:r w:rsidR="00A84FCE">
        <w:t>er operatio</w:t>
      </w:r>
      <w:r w:rsidR="00B003DC">
        <w:t>ns involved in Finance Service Gateway</w:t>
      </w:r>
      <w:r w:rsidR="00E708E3">
        <w:fldChar w:fldCharType="begin"/>
      </w:r>
      <w:r w:rsidR="00E708E3">
        <w:instrText xml:space="preserve"> XE "</w:instrText>
      </w:r>
      <w:r w:rsidR="00E708E3" w:rsidRPr="00AE2C75">
        <w:instrText>Finance Service Gateway</w:instrText>
      </w:r>
      <w:r w:rsidR="00E708E3">
        <w:instrText xml:space="preserve">" </w:instrText>
      </w:r>
      <w:r w:rsidR="00E708E3">
        <w:fldChar w:fldCharType="end"/>
      </w:r>
      <w:r w:rsidR="00B003DC">
        <w:t xml:space="preserve"> activities.</w:t>
      </w:r>
      <w:r w:rsidR="00220EF0">
        <w:t xml:space="preserve"> </w:t>
      </w:r>
    </w:p>
    <w:p w:rsidR="009B05A0" w:rsidRDefault="003B7290" w:rsidP="00CB71EB">
      <w:pPr>
        <w:tabs>
          <w:tab w:val="left" w:pos="720"/>
        </w:tabs>
        <w:spacing w:before="120"/>
      </w:pPr>
      <w:r>
        <w:t xml:space="preserve">The Asurion </w:t>
      </w:r>
      <w:r w:rsidR="00432D2F">
        <w:rPr>
          <w:rFonts w:cs="Arial"/>
          <w:color w:val="000000"/>
          <w:szCs w:val="22"/>
          <w:lang w:val="en"/>
        </w:rPr>
        <w:t>NOC</w:t>
      </w:r>
      <w:r w:rsidR="00E708E3">
        <w:rPr>
          <w:rFonts w:cs="Arial"/>
          <w:color w:val="000000"/>
          <w:szCs w:val="22"/>
          <w:lang w:val="en"/>
        </w:rPr>
        <w:fldChar w:fldCharType="begin"/>
      </w:r>
      <w:r w:rsidR="00E708E3">
        <w:instrText xml:space="preserve"> XE "</w:instrText>
      </w:r>
      <w:r w:rsidR="00E708E3" w:rsidRPr="003D462E">
        <w:instrText>NOC</w:instrText>
      </w:r>
      <w:r w:rsidR="00E708E3">
        <w:instrText xml:space="preserve">" </w:instrText>
      </w:r>
      <w:r w:rsidR="00E708E3">
        <w:rPr>
          <w:rFonts w:cs="Arial"/>
          <w:color w:val="000000"/>
          <w:szCs w:val="22"/>
          <w:lang w:val="en"/>
        </w:rPr>
        <w:fldChar w:fldCharType="end"/>
      </w:r>
      <w:r w:rsidR="00432D2F">
        <w:rPr>
          <w:rFonts w:cs="Arial"/>
          <w:color w:val="000000"/>
          <w:szCs w:val="22"/>
          <w:lang w:val="en"/>
        </w:rPr>
        <w:t xml:space="preserve"> uses </w:t>
      </w:r>
      <w:r w:rsidR="00C9730B" w:rsidRPr="002D7D9D">
        <w:rPr>
          <w:rFonts w:cs="Arial"/>
          <w:color w:val="000000"/>
          <w:szCs w:val="22"/>
          <w:lang w:val="en"/>
        </w:rPr>
        <w:t xml:space="preserve">Paessler Router Traffic Grapher </w:t>
      </w:r>
      <w:r w:rsidR="00C9730B">
        <w:rPr>
          <w:rFonts w:cs="Arial"/>
          <w:color w:val="000000"/>
          <w:szCs w:val="22"/>
          <w:lang w:val="en"/>
        </w:rPr>
        <w:t>(PRTG</w:t>
      </w:r>
      <w:r w:rsidR="00C9730B">
        <w:rPr>
          <w:rFonts w:cs="Arial"/>
          <w:color w:val="000000"/>
          <w:szCs w:val="22"/>
          <w:lang w:val="en"/>
        </w:rPr>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rPr>
          <w:rFonts w:cs="Arial"/>
          <w:color w:val="000000"/>
          <w:szCs w:val="22"/>
          <w:lang w:val="en"/>
        </w:rPr>
        <w:fldChar w:fldCharType="end"/>
      </w:r>
      <w:r w:rsidR="00C9730B">
        <w:rPr>
          <w:rFonts w:cs="Arial"/>
          <w:color w:val="000000"/>
          <w:szCs w:val="22"/>
          <w:lang w:val="en"/>
        </w:rPr>
        <w:t>)</w:t>
      </w:r>
      <w:r w:rsidR="00C9730B">
        <w:rPr>
          <w:rFonts w:cs="Arial"/>
          <w:color w:val="000000"/>
          <w:szCs w:val="22"/>
          <w:lang w:val="en"/>
        </w:rPr>
        <w:fldChar w:fldCharType="begin"/>
      </w:r>
      <w:r w:rsidR="00C9730B">
        <w:instrText xml:space="preserve"> XE "</w:instrText>
      </w:r>
      <w:r w:rsidR="00C9730B" w:rsidRPr="00D13C53">
        <w:rPr>
          <w:rFonts w:cs="Arial"/>
          <w:color w:val="000000"/>
          <w:szCs w:val="22"/>
          <w:lang w:val="en"/>
        </w:rPr>
        <w:instrText>Paessler Router Traffic Grapher (PRTG)</w:instrText>
      </w:r>
      <w:r w:rsidR="00C9730B">
        <w:instrText xml:space="preserve">" </w:instrText>
      </w:r>
      <w:r w:rsidR="00C9730B">
        <w:rPr>
          <w:rFonts w:cs="Arial"/>
          <w:color w:val="000000"/>
          <w:szCs w:val="22"/>
          <w:lang w:val="en"/>
        </w:rPr>
        <w:fldChar w:fldCharType="end"/>
      </w:r>
      <w:r w:rsidR="00C9730B">
        <w:rPr>
          <w:rFonts w:cs="Arial"/>
          <w:color w:val="000000"/>
          <w:szCs w:val="22"/>
          <w:lang w:val="en"/>
        </w:rPr>
        <w:t xml:space="preserve"> </w:t>
      </w:r>
      <w:r w:rsidR="00432D2F">
        <w:rPr>
          <w:rFonts w:cs="Arial"/>
          <w:color w:val="000000"/>
          <w:szCs w:val="22"/>
          <w:lang w:val="en"/>
        </w:rPr>
        <w:t xml:space="preserve">to monitor </w:t>
      </w:r>
      <w:r w:rsidR="005D0467">
        <w:rPr>
          <w:rFonts w:cs="Arial"/>
          <w:color w:val="000000"/>
          <w:szCs w:val="22"/>
          <w:lang w:val="en"/>
        </w:rPr>
        <w:t xml:space="preserve">Asurion </w:t>
      </w:r>
      <w:r w:rsidR="005D0467" w:rsidRPr="002D7D9D">
        <w:rPr>
          <w:rFonts w:cs="Arial"/>
          <w:color w:val="000000"/>
          <w:szCs w:val="22"/>
          <w:lang w:val="en"/>
        </w:rPr>
        <w:t>networks, ban</w:t>
      </w:r>
      <w:r w:rsidR="005D0467">
        <w:rPr>
          <w:rFonts w:cs="Arial"/>
          <w:color w:val="000000"/>
          <w:szCs w:val="22"/>
          <w:lang w:val="en"/>
        </w:rPr>
        <w:t xml:space="preserve">dwidth usage, and applications. </w:t>
      </w:r>
      <w:r w:rsidR="005D0467">
        <w:t xml:space="preserve"> These monitoring and logging processes are described in the following sections.</w:t>
      </w:r>
    </w:p>
    <w:p w:rsidR="00DF2738" w:rsidRDefault="00E72739" w:rsidP="00DF2738">
      <w:pPr>
        <w:pStyle w:val="Heading2"/>
      </w:pPr>
      <w:bookmarkStart w:id="25" w:name="_Toc312400776"/>
      <w:r>
        <w:t>Monitoring</w:t>
      </w:r>
      <w:r w:rsidR="00F930E7">
        <w:t xml:space="preserve"> with Administrator</w:t>
      </w:r>
      <w:bookmarkEnd w:id="25"/>
    </w:p>
    <w:p w:rsidR="00DF2738" w:rsidRDefault="00DF2738" w:rsidP="00CB71EB">
      <w:pPr>
        <w:tabs>
          <w:tab w:val="left" w:pos="720"/>
        </w:tabs>
        <w:spacing w:before="120"/>
      </w:pPr>
      <w:r>
        <w:t xml:space="preserve">Asurion uses Tibco tools to monitor </w:t>
      </w:r>
      <w:r w:rsidR="005D6524">
        <w:t>many Subscriber Billing System</w:t>
      </w:r>
      <w:r>
        <w:t xml:space="preserve"> operations. The Tibco Administrator</w:t>
      </w:r>
      <w:r w:rsidR="00E708E3">
        <w:fldChar w:fldCharType="begin"/>
      </w:r>
      <w:r w:rsidR="00E708E3">
        <w:instrText xml:space="preserve"> XE "</w:instrText>
      </w:r>
      <w:r w:rsidR="00E708E3" w:rsidRPr="00AF78EF">
        <w:instrText>Tibco Administrator</w:instrText>
      </w:r>
      <w:r w:rsidR="00E708E3">
        <w:instrText xml:space="preserve">" </w:instrText>
      </w:r>
      <w:r w:rsidR="00E708E3">
        <w:fldChar w:fldCharType="end"/>
      </w:r>
      <w:r>
        <w:t xml:space="preserve"> is used to manually monitor </w:t>
      </w:r>
      <w:r w:rsidR="003613C2">
        <w:t xml:space="preserve">FinanceService applications </w:t>
      </w:r>
      <w:r w:rsidR="009712C6">
        <w:t xml:space="preserve">running on BW servers </w:t>
      </w:r>
      <w:r w:rsidR="003613C2">
        <w:t>including</w:t>
      </w:r>
      <w:r>
        <w:t>:</w:t>
      </w:r>
    </w:p>
    <w:p w:rsidR="00DF2738" w:rsidRPr="00DF2738"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CalculateTaxes</w:t>
      </w:r>
    </w:p>
    <w:p w:rsidR="00DF2738" w:rsidRPr="00DF2738"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CalculatgeTaxesGateway</w:t>
      </w:r>
    </w:p>
    <w:p w:rsidR="00DF2738" w:rsidRPr="00DF2738"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CreateContract-Walmart</w:t>
      </w:r>
    </w:p>
    <w:p w:rsidR="00DF2738" w:rsidRPr="00DF2738"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CreateContractGateway</w:t>
      </w:r>
      <w:r w:rsidR="00C9730B">
        <w:rPr>
          <w:rFonts w:ascii="Arial" w:hAnsi="Arial" w:cs="Arial"/>
          <w:sz w:val="22"/>
          <w:szCs w:val="22"/>
        </w:rPr>
        <w:fldChar w:fldCharType="begin"/>
      </w:r>
      <w:r w:rsidR="00C9730B">
        <w:instrText xml:space="preserve"> XE "</w:instrText>
      </w:r>
      <w:r w:rsidR="00C9730B" w:rsidRPr="00046AA0">
        <w:rPr>
          <w:rFonts w:cs="Arial"/>
          <w:szCs w:val="22"/>
        </w:rPr>
        <w:instrText>CreateContractGateway</w:instrText>
      </w:r>
      <w:r w:rsidR="00C9730B">
        <w:instrText xml:space="preserve">" </w:instrText>
      </w:r>
      <w:r w:rsidR="00C9730B">
        <w:rPr>
          <w:rFonts w:ascii="Arial" w:hAnsi="Arial" w:cs="Arial"/>
          <w:sz w:val="22"/>
          <w:szCs w:val="22"/>
        </w:rPr>
        <w:fldChar w:fldCharType="end"/>
      </w:r>
    </w:p>
    <w:p w:rsidR="00DF2738"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CreateContractNote</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FinanceServiceAgent</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GetBusinessDays</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GetPayments</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ProcessDunning</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ProcessNonRefPayment</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ProcessNonRefPaymentGateway</w:t>
      </w:r>
      <w:r w:rsidR="00C9730B">
        <w:rPr>
          <w:rFonts w:ascii="Arial" w:hAnsi="Arial" w:cs="Arial"/>
          <w:sz w:val="22"/>
          <w:szCs w:val="22"/>
        </w:rPr>
        <w:fldChar w:fldCharType="begin"/>
      </w:r>
      <w:r w:rsidR="00C9730B">
        <w:instrText xml:space="preserve"> XE "</w:instrText>
      </w:r>
      <w:r w:rsidR="00C9730B" w:rsidRPr="00080DCE">
        <w:rPr>
          <w:rFonts w:cs="Arial"/>
          <w:szCs w:val="22"/>
        </w:rPr>
        <w:instrText>ProcessNonRefPaymentGateway</w:instrText>
      </w:r>
      <w:r w:rsidR="00C9730B">
        <w:instrText xml:space="preserve">" </w:instrText>
      </w:r>
      <w:r w:rsidR="00C9730B">
        <w:rPr>
          <w:rFonts w:ascii="Arial" w:hAnsi="Arial" w:cs="Arial"/>
          <w:sz w:val="22"/>
          <w:szCs w:val="22"/>
        </w:rPr>
        <w:fldChar w:fldCharType="end"/>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ProcessNonRefPremiumPayment</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ProcessPreDunning</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ProcessPremium</w:t>
      </w:r>
    </w:p>
    <w:p w:rsidR="003613C2" w:rsidRDefault="003613C2" w:rsidP="0034483D">
      <w:pPr>
        <w:pStyle w:val="ListParagraph"/>
        <w:numPr>
          <w:ilvl w:val="0"/>
          <w:numId w:val="14"/>
        </w:numPr>
        <w:tabs>
          <w:tab w:val="left" w:pos="720"/>
        </w:tabs>
        <w:spacing w:before="120"/>
        <w:rPr>
          <w:rFonts w:ascii="Arial" w:hAnsi="Arial" w:cs="Arial"/>
          <w:sz w:val="22"/>
          <w:szCs w:val="22"/>
        </w:rPr>
      </w:pPr>
      <w:r>
        <w:rPr>
          <w:rFonts w:ascii="Arial" w:hAnsi="Arial" w:cs="Arial"/>
          <w:sz w:val="22"/>
          <w:szCs w:val="22"/>
        </w:rPr>
        <w:t>ProcessRefPayment</w:t>
      </w:r>
    </w:p>
    <w:p w:rsidR="005B455A" w:rsidRPr="005B455A" w:rsidRDefault="005B455A" w:rsidP="005B455A">
      <w:pPr>
        <w:tabs>
          <w:tab w:val="left" w:pos="720"/>
        </w:tabs>
        <w:spacing w:before="120"/>
        <w:rPr>
          <w:rFonts w:cs="Arial"/>
          <w:szCs w:val="22"/>
        </w:rPr>
      </w:pPr>
      <w:r>
        <w:rPr>
          <w:rFonts w:cs="Arial"/>
          <w:szCs w:val="22"/>
        </w:rPr>
        <w:t>The following figures represent screens that the Asurion SQA</w:t>
      </w:r>
      <w:r w:rsidR="00E708E3">
        <w:rPr>
          <w:rFonts w:cs="Arial"/>
          <w:szCs w:val="22"/>
        </w:rPr>
        <w:fldChar w:fldCharType="begin"/>
      </w:r>
      <w:r w:rsidR="00E708E3">
        <w:instrText xml:space="preserve"> XE "</w:instrText>
      </w:r>
      <w:r w:rsidR="00E708E3" w:rsidRPr="00892D22">
        <w:instrText>SQA</w:instrText>
      </w:r>
      <w:r w:rsidR="00E708E3">
        <w:instrText xml:space="preserve">" </w:instrText>
      </w:r>
      <w:r w:rsidR="00E708E3">
        <w:rPr>
          <w:rFonts w:cs="Arial"/>
          <w:szCs w:val="22"/>
        </w:rPr>
        <w:fldChar w:fldCharType="end"/>
      </w:r>
      <w:r>
        <w:rPr>
          <w:rFonts w:cs="Arial"/>
          <w:szCs w:val="22"/>
        </w:rPr>
        <w:t xml:space="preserve"> </w:t>
      </w:r>
      <w:r w:rsidR="000C66FF">
        <w:rPr>
          <w:rFonts w:cs="Arial"/>
          <w:szCs w:val="22"/>
        </w:rPr>
        <w:t>team uses</w:t>
      </w:r>
      <w:r>
        <w:rPr>
          <w:rFonts w:cs="Arial"/>
          <w:szCs w:val="22"/>
        </w:rPr>
        <w:t xml:space="preserve"> to access these operations.</w:t>
      </w:r>
    </w:p>
    <w:p w:rsidR="00DC39AB" w:rsidRDefault="005B455A" w:rsidP="00DC39AB">
      <w:pPr>
        <w:pStyle w:val="Heading3"/>
      </w:pPr>
      <w:bookmarkStart w:id="26" w:name="_Toc312400777"/>
      <w:r>
        <w:t>Monitoring Management</w:t>
      </w:r>
      <w:bookmarkEnd w:id="26"/>
    </w:p>
    <w:p w:rsidR="00DC39AB" w:rsidRDefault="00DC39AB" w:rsidP="00DC39AB">
      <w:pPr>
        <w:keepNext/>
        <w:tabs>
          <w:tab w:val="left" w:pos="720"/>
        </w:tabs>
        <w:spacing w:before="120"/>
        <w:rPr>
          <w:rFonts w:cs="Arial"/>
          <w:szCs w:val="22"/>
        </w:rPr>
      </w:pPr>
      <w:r>
        <w:rPr>
          <w:rFonts w:cs="Arial"/>
          <w:szCs w:val="22"/>
        </w:rPr>
        <w:t>Asurion SQA</w:t>
      </w:r>
      <w:r w:rsidR="00E708E3">
        <w:rPr>
          <w:rFonts w:cs="Arial"/>
          <w:szCs w:val="22"/>
        </w:rPr>
        <w:fldChar w:fldCharType="begin"/>
      </w:r>
      <w:r w:rsidR="00E708E3">
        <w:instrText xml:space="preserve"> XE "</w:instrText>
      </w:r>
      <w:r w:rsidR="00E708E3" w:rsidRPr="00892D22">
        <w:instrText>SQA</w:instrText>
      </w:r>
      <w:r w:rsidR="00E708E3">
        <w:instrText xml:space="preserve">" </w:instrText>
      </w:r>
      <w:r w:rsidR="00E708E3">
        <w:rPr>
          <w:rFonts w:cs="Arial"/>
          <w:szCs w:val="22"/>
        </w:rPr>
        <w:fldChar w:fldCharType="end"/>
      </w:r>
      <w:r>
        <w:rPr>
          <w:rFonts w:cs="Arial"/>
          <w:szCs w:val="22"/>
        </w:rPr>
        <w:t xml:space="preserve"> team members use the Administrator </w:t>
      </w:r>
      <w:r w:rsidR="005B455A">
        <w:rPr>
          <w:rFonts w:cs="Arial"/>
          <w:szCs w:val="22"/>
        </w:rPr>
        <w:t xml:space="preserve">Monitoring Management screen </w:t>
      </w:r>
      <w:r>
        <w:rPr>
          <w:rFonts w:cs="Arial"/>
          <w:szCs w:val="22"/>
        </w:rPr>
        <w:t xml:space="preserve">to select areas for monitoring. </w:t>
      </w:r>
    </w:p>
    <w:p w:rsidR="00DC39AB" w:rsidRDefault="005B455A" w:rsidP="00CB71EB">
      <w:pPr>
        <w:tabs>
          <w:tab w:val="left" w:pos="720"/>
        </w:tabs>
        <w:spacing w:before="120"/>
        <w:rPr>
          <w:rFonts w:cs="Arial"/>
          <w:szCs w:val="22"/>
        </w:rPr>
      </w:pPr>
      <w:r>
        <w:rPr>
          <w:rFonts w:cs="Arial"/>
          <w:noProof/>
          <w:szCs w:val="22"/>
        </w:rPr>
        <w:drawing>
          <wp:inline distT="0" distB="0" distL="0" distR="0" wp14:anchorId="0F0C7485" wp14:editId="6BDEBF59">
            <wp:extent cx="6016625" cy="145288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Mgt.JPG"/>
                    <pic:cNvPicPr/>
                  </pic:nvPicPr>
                  <pic:blipFill>
                    <a:blip r:embed="rId14">
                      <a:extLst>
                        <a:ext uri="{28A0092B-C50C-407E-A947-70E740481C1C}">
                          <a14:useLocalDpi xmlns:a14="http://schemas.microsoft.com/office/drawing/2010/main" val="0"/>
                        </a:ext>
                      </a:extLst>
                    </a:blip>
                    <a:stretch>
                      <a:fillRect/>
                    </a:stretch>
                  </pic:blipFill>
                  <pic:spPr>
                    <a:xfrm>
                      <a:off x="0" y="0"/>
                      <a:ext cx="6016625" cy="1452880"/>
                    </a:xfrm>
                    <a:prstGeom prst="rect">
                      <a:avLst/>
                    </a:prstGeom>
                  </pic:spPr>
                </pic:pic>
              </a:graphicData>
            </a:graphic>
          </wp:inline>
        </w:drawing>
      </w:r>
    </w:p>
    <w:p w:rsidR="00DC39AB" w:rsidRDefault="005B455A" w:rsidP="005B455A">
      <w:pPr>
        <w:pStyle w:val="Caption"/>
        <w:spacing w:before="120" w:after="120"/>
        <w:jc w:val="center"/>
        <w:rPr>
          <w:rFonts w:cs="Arial"/>
          <w:szCs w:val="22"/>
        </w:rPr>
      </w:pPr>
      <w:bookmarkStart w:id="27" w:name="_Toc312400822"/>
      <w:r>
        <w:t xml:space="preserve">Figure </w:t>
      </w:r>
      <w:fldSimple w:instr=" SEQ Figure \* ARABIC ">
        <w:r w:rsidR="001D4372">
          <w:rPr>
            <w:noProof/>
          </w:rPr>
          <w:t>2</w:t>
        </w:r>
      </w:fldSimple>
      <w:r>
        <w:t>. Administrator - Monitoring Management</w:t>
      </w:r>
      <w:bookmarkEnd w:id="27"/>
    </w:p>
    <w:p w:rsidR="00DC39AB" w:rsidRDefault="00DC39AB" w:rsidP="00CB71EB">
      <w:pPr>
        <w:tabs>
          <w:tab w:val="left" w:pos="720"/>
        </w:tabs>
        <w:spacing w:before="120"/>
        <w:rPr>
          <w:rFonts w:cs="Arial"/>
          <w:szCs w:val="22"/>
        </w:rPr>
      </w:pPr>
    </w:p>
    <w:p w:rsidR="003613C2" w:rsidRDefault="003613C2" w:rsidP="00CB71EB">
      <w:pPr>
        <w:tabs>
          <w:tab w:val="left" w:pos="720"/>
        </w:tabs>
        <w:spacing w:before="120"/>
        <w:rPr>
          <w:rFonts w:cs="Arial"/>
          <w:szCs w:val="22"/>
        </w:rPr>
      </w:pPr>
      <w:r>
        <w:rPr>
          <w:rFonts w:cs="Arial"/>
          <w:szCs w:val="22"/>
        </w:rPr>
        <w:lastRenderedPageBreak/>
        <w:t>For example, selecting CreateContract-Walmart on the Application Management – All Applications screen leads to the following Service Instances screen:</w:t>
      </w:r>
    </w:p>
    <w:p w:rsidR="003613C2" w:rsidRDefault="003613C2" w:rsidP="00CB71EB">
      <w:pPr>
        <w:tabs>
          <w:tab w:val="left" w:pos="720"/>
        </w:tabs>
        <w:spacing w:before="120"/>
        <w:rPr>
          <w:rFonts w:cs="Arial"/>
          <w:szCs w:val="22"/>
        </w:rPr>
      </w:pPr>
      <w:r>
        <w:rPr>
          <w:rFonts w:cs="Arial"/>
          <w:noProof/>
          <w:szCs w:val="22"/>
        </w:rPr>
        <w:drawing>
          <wp:inline distT="0" distB="0" distL="0" distR="0" wp14:anchorId="5B5F998A" wp14:editId="7D9225A9">
            <wp:extent cx="6016625" cy="13608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ool_CreateContract.JPG"/>
                    <pic:cNvPicPr/>
                  </pic:nvPicPr>
                  <pic:blipFill>
                    <a:blip r:embed="rId15">
                      <a:extLst>
                        <a:ext uri="{28A0092B-C50C-407E-A947-70E740481C1C}">
                          <a14:useLocalDpi xmlns:a14="http://schemas.microsoft.com/office/drawing/2010/main" val="0"/>
                        </a:ext>
                      </a:extLst>
                    </a:blip>
                    <a:stretch>
                      <a:fillRect/>
                    </a:stretch>
                  </pic:blipFill>
                  <pic:spPr>
                    <a:xfrm>
                      <a:off x="0" y="0"/>
                      <a:ext cx="6016625" cy="1360805"/>
                    </a:xfrm>
                    <a:prstGeom prst="rect">
                      <a:avLst/>
                    </a:prstGeom>
                  </pic:spPr>
                </pic:pic>
              </a:graphicData>
            </a:graphic>
          </wp:inline>
        </w:drawing>
      </w:r>
    </w:p>
    <w:p w:rsidR="003613C2" w:rsidRDefault="0056127F" w:rsidP="0056127F">
      <w:pPr>
        <w:pStyle w:val="Caption"/>
        <w:spacing w:before="120"/>
        <w:jc w:val="center"/>
        <w:rPr>
          <w:rFonts w:cs="Arial"/>
          <w:szCs w:val="22"/>
        </w:rPr>
      </w:pPr>
      <w:bookmarkStart w:id="28" w:name="_Toc312400823"/>
      <w:r>
        <w:t xml:space="preserve">Figure </w:t>
      </w:r>
      <w:fldSimple w:instr=" SEQ Figure \* ARABIC ">
        <w:r w:rsidR="001D4372">
          <w:rPr>
            <w:noProof/>
          </w:rPr>
          <w:t>3</w:t>
        </w:r>
      </w:fldSimple>
      <w:r>
        <w:t>. Administration Tool - CreateContract Service Instance</w:t>
      </w:r>
      <w:bookmarkEnd w:id="28"/>
    </w:p>
    <w:p w:rsidR="00B66961" w:rsidRDefault="00B66961" w:rsidP="00CB71EB">
      <w:pPr>
        <w:tabs>
          <w:tab w:val="left" w:pos="720"/>
        </w:tabs>
        <w:spacing w:before="120"/>
        <w:rPr>
          <w:rFonts w:cs="Arial"/>
          <w:szCs w:val="22"/>
        </w:rPr>
      </w:pPr>
      <w:r>
        <w:rPr>
          <w:rFonts w:cs="Arial"/>
          <w:szCs w:val="22"/>
        </w:rPr>
        <w:t>Here, the monitor indicates that the application is running with an “OK” Status on a certain machine under BW software.</w:t>
      </w:r>
    </w:p>
    <w:p w:rsidR="007D6682" w:rsidRDefault="00E72739" w:rsidP="00F818CE">
      <w:pPr>
        <w:pStyle w:val="Heading2"/>
      </w:pPr>
      <w:bookmarkStart w:id="29" w:name="_Ref311633410"/>
      <w:bookmarkStart w:id="30" w:name="_Toc312400778"/>
      <w:r>
        <w:t>Monitoring</w:t>
      </w:r>
      <w:r w:rsidR="00F930E7">
        <w:t xml:space="preserve"> with Hawk</w:t>
      </w:r>
      <w:bookmarkEnd w:id="29"/>
      <w:bookmarkEnd w:id="30"/>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p>
    <w:p w:rsidR="00D3196D" w:rsidRDefault="00A1196A" w:rsidP="00E72739">
      <w:pPr>
        <w:spacing w:before="120"/>
      </w:pPr>
      <w:r>
        <w:t>The Asurion team uses the BW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Console</w:t>
      </w:r>
      <w:r w:rsidR="00C9730B">
        <w:fldChar w:fldCharType="begin"/>
      </w:r>
      <w:r w:rsidR="00C9730B">
        <w:instrText xml:space="preserve"> XE "</w:instrText>
      </w:r>
      <w:r w:rsidR="00C9730B" w:rsidRPr="00CE5456">
        <w:instrText>BusinessWorks:Hawk Console</w:instrText>
      </w:r>
      <w:r w:rsidR="00C9730B">
        <w:instrText xml:space="preserve">" </w:instrText>
      </w:r>
      <w:r w:rsidR="00C9730B">
        <w:fldChar w:fldCharType="end"/>
      </w:r>
      <w:r>
        <w:t xml:space="preserve"> to monitor Agents, Microagents, and Rulebases for Finance Service applications. </w:t>
      </w:r>
    </w:p>
    <w:p w:rsidR="00A1196A" w:rsidRDefault="00D3196D" w:rsidP="00E72739">
      <w:pPr>
        <w:spacing w:before="120"/>
      </w:pPr>
      <w:r>
        <w:t>When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is used to monitor applications services at the </w:t>
      </w:r>
      <w:r w:rsidR="00A1196A">
        <w:t xml:space="preserve">Agent </w:t>
      </w:r>
      <w:r>
        <w:t xml:space="preserve">level, information is displayed at the highest level </w:t>
      </w:r>
      <w:r w:rsidR="00A1196A">
        <w:t>(domain view). For example,</w:t>
      </w:r>
    </w:p>
    <w:p w:rsidR="00A1196A" w:rsidRDefault="00A1196A" w:rsidP="00E72739">
      <w:pPr>
        <w:spacing w:before="120"/>
      </w:pPr>
      <w:r>
        <w:rPr>
          <w:noProof/>
        </w:rPr>
        <w:drawing>
          <wp:inline distT="0" distB="0" distL="0" distR="0" wp14:anchorId="6ABBBF20" wp14:editId="3FA01CD8">
            <wp:extent cx="6016625" cy="233489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1.JPG"/>
                    <pic:cNvPicPr/>
                  </pic:nvPicPr>
                  <pic:blipFill>
                    <a:blip r:embed="rId16">
                      <a:extLst>
                        <a:ext uri="{28A0092B-C50C-407E-A947-70E740481C1C}">
                          <a14:useLocalDpi xmlns:a14="http://schemas.microsoft.com/office/drawing/2010/main" val="0"/>
                        </a:ext>
                      </a:extLst>
                    </a:blip>
                    <a:stretch>
                      <a:fillRect/>
                    </a:stretch>
                  </pic:blipFill>
                  <pic:spPr>
                    <a:xfrm>
                      <a:off x="0" y="0"/>
                      <a:ext cx="6016625" cy="2334895"/>
                    </a:xfrm>
                    <a:prstGeom prst="rect">
                      <a:avLst/>
                    </a:prstGeom>
                  </pic:spPr>
                </pic:pic>
              </a:graphicData>
            </a:graphic>
          </wp:inline>
        </w:drawing>
      </w:r>
    </w:p>
    <w:p w:rsidR="0056127F" w:rsidRDefault="0056127F" w:rsidP="0056127F">
      <w:pPr>
        <w:pStyle w:val="Caption"/>
        <w:spacing w:before="120"/>
        <w:jc w:val="center"/>
      </w:pPr>
      <w:bookmarkStart w:id="31" w:name="_Toc312400824"/>
      <w:r>
        <w:t xml:space="preserve">Figure </w:t>
      </w:r>
      <w:fldSimple w:instr=" SEQ Figure \* ARABIC ">
        <w:r w:rsidR="001D4372">
          <w:rPr>
            <w:noProof/>
          </w:rPr>
          <w:t>4</w:t>
        </w:r>
      </w:fldSimple>
      <w:r>
        <w:t>.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 Monitoring Agents</w:t>
      </w:r>
      <w:bookmarkEnd w:id="31"/>
    </w:p>
    <w:p w:rsidR="00D96EE2" w:rsidRDefault="00A51F4D" w:rsidP="00E72739">
      <w:pPr>
        <w:spacing w:before="120"/>
      </w:pPr>
      <w:r>
        <w:t xml:space="preserve">This screen lists </w:t>
      </w:r>
      <w:r w:rsidR="000E0359">
        <w:t>particular a</w:t>
      </w:r>
      <w:r>
        <w:t xml:space="preserve">gents, identifying their server cluster, </w:t>
      </w:r>
      <w:r w:rsidR="00D3196D">
        <w:t>u</w:t>
      </w:r>
      <w:r>
        <w:t xml:space="preserve">ptime, </w:t>
      </w:r>
      <w:r w:rsidR="00D3196D">
        <w:t>operating system version, IP address and current s</w:t>
      </w:r>
      <w:r>
        <w:t>tatus</w:t>
      </w:r>
      <w:r w:rsidR="00D3196D">
        <w:t xml:space="preserve">. Clicking on a particular Agent </w:t>
      </w:r>
      <w:r>
        <w:t xml:space="preserve">leads to a list of Microagent. </w:t>
      </w:r>
      <w:r w:rsidR="00D3196D">
        <w:t xml:space="preserve"> </w:t>
      </w:r>
    </w:p>
    <w:p w:rsidR="00D96EE2" w:rsidRDefault="00D96EE2"/>
    <w:p w:rsidR="0012229F" w:rsidRDefault="0012229F">
      <w:r>
        <w:br w:type="page"/>
      </w:r>
    </w:p>
    <w:p w:rsidR="00D3196D" w:rsidRDefault="00D3196D" w:rsidP="00E72739">
      <w:pPr>
        <w:spacing w:before="120"/>
      </w:pPr>
      <w:r>
        <w:lastRenderedPageBreak/>
        <w:t>For example:</w:t>
      </w:r>
    </w:p>
    <w:p w:rsidR="00D3196D" w:rsidRDefault="00D96EE2" w:rsidP="00E72739">
      <w:pPr>
        <w:spacing w:before="120"/>
      </w:pPr>
      <w:r>
        <w:rPr>
          <w:noProof/>
        </w:rPr>
        <w:drawing>
          <wp:inline distT="0" distB="0" distL="0" distR="0" wp14:anchorId="7C7F6BB9" wp14:editId="3F548F91">
            <wp:extent cx="6016625" cy="57429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2a.jpg"/>
                    <pic:cNvPicPr/>
                  </pic:nvPicPr>
                  <pic:blipFill>
                    <a:blip r:embed="rId17">
                      <a:extLst>
                        <a:ext uri="{28A0092B-C50C-407E-A947-70E740481C1C}">
                          <a14:useLocalDpi xmlns:a14="http://schemas.microsoft.com/office/drawing/2010/main" val="0"/>
                        </a:ext>
                      </a:extLst>
                    </a:blip>
                    <a:stretch>
                      <a:fillRect/>
                    </a:stretch>
                  </pic:blipFill>
                  <pic:spPr>
                    <a:xfrm>
                      <a:off x="0" y="0"/>
                      <a:ext cx="6016625" cy="5742940"/>
                    </a:xfrm>
                    <a:prstGeom prst="rect">
                      <a:avLst/>
                    </a:prstGeom>
                  </pic:spPr>
                </pic:pic>
              </a:graphicData>
            </a:graphic>
          </wp:inline>
        </w:drawing>
      </w:r>
    </w:p>
    <w:p w:rsidR="00B64F5C" w:rsidRDefault="0056127F" w:rsidP="0056127F">
      <w:pPr>
        <w:pStyle w:val="Caption"/>
        <w:spacing w:before="120"/>
        <w:jc w:val="center"/>
      </w:pPr>
      <w:bookmarkStart w:id="32" w:name="_Toc312400825"/>
      <w:r>
        <w:t xml:space="preserve">Figure </w:t>
      </w:r>
      <w:fldSimple w:instr=" SEQ Figure \* ARABIC ">
        <w:r w:rsidR="001D4372">
          <w:rPr>
            <w:noProof/>
          </w:rPr>
          <w:t>5</w:t>
        </w:r>
      </w:fldSimple>
      <w:r>
        <w:t>.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Monitoring Agent Display</w:t>
      </w:r>
      <w:bookmarkEnd w:id="32"/>
    </w:p>
    <w:p w:rsidR="00D96EE2" w:rsidRDefault="00D96EE2" w:rsidP="00E72739">
      <w:pPr>
        <w:spacing w:before="120"/>
      </w:pPr>
      <w:r>
        <w:t xml:space="preserve">On this screen, </w:t>
      </w:r>
      <w:r w:rsidR="00A51F4D">
        <w:t xml:space="preserve">the user can select a </w:t>
      </w:r>
      <w:r>
        <w:t xml:space="preserve">specific </w:t>
      </w:r>
      <w:r w:rsidR="00A51F4D">
        <w:t xml:space="preserve">microagent for more details. </w:t>
      </w:r>
    </w:p>
    <w:p w:rsidR="00D3196D" w:rsidRDefault="00D96EE2" w:rsidP="00E17485">
      <w:r>
        <w:br w:type="page"/>
      </w:r>
      <w:r w:rsidR="00A51F4D">
        <w:lastRenderedPageBreak/>
        <w:t xml:space="preserve">For example, </w:t>
      </w:r>
    </w:p>
    <w:p w:rsidR="00A51F4D" w:rsidRDefault="00D96EE2" w:rsidP="00E72739">
      <w:pPr>
        <w:spacing w:before="120"/>
      </w:pPr>
      <w:r>
        <w:rPr>
          <w:noProof/>
        </w:rPr>
        <w:drawing>
          <wp:inline distT="0" distB="0" distL="0" distR="0" wp14:anchorId="2A149527" wp14:editId="72AACD16">
            <wp:extent cx="6016625" cy="347789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3.JPG"/>
                    <pic:cNvPicPr/>
                  </pic:nvPicPr>
                  <pic:blipFill>
                    <a:blip r:embed="rId18">
                      <a:extLst>
                        <a:ext uri="{28A0092B-C50C-407E-A947-70E740481C1C}">
                          <a14:useLocalDpi xmlns:a14="http://schemas.microsoft.com/office/drawing/2010/main" val="0"/>
                        </a:ext>
                      </a:extLst>
                    </a:blip>
                    <a:stretch>
                      <a:fillRect/>
                    </a:stretch>
                  </pic:blipFill>
                  <pic:spPr>
                    <a:xfrm>
                      <a:off x="0" y="0"/>
                      <a:ext cx="6016625" cy="3477895"/>
                    </a:xfrm>
                    <a:prstGeom prst="rect">
                      <a:avLst/>
                    </a:prstGeom>
                  </pic:spPr>
                </pic:pic>
              </a:graphicData>
            </a:graphic>
          </wp:inline>
        </w:drawing>
      </w:r>
    </w:p>
    <w:p w:rsidR="0056127F" w:rsidRDefault="0056127F" w:rsidP="0056127F">
      <w:pPr>
        <w:pStyle w:val="Caption"/>
        <w:spacing w:before="120"/>
        <w:jc w:val="center"/>
      </w:pPr>
      <w:bookmarkStart w:id="33" w:name="_Toc312400826"/>
      <w:r>
        <w:t xml:space="preserve">Figure </w:t>
      </w:r>
      <w:fldSimple w:instr=" SEQ Figure \* ARABIC ">
        <w:r w:rsidR="001D4372">
          <w:rPr>
            <w:noProof/>
          </w:rPr>
          <w:t>6</w:t>
        </w:r>
      </w:fldSimple>
      <w:r>
        <w:t>.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MicroAgent Display</w:t>
      </w:r>
      <w:bookmarkEnd w:id="33"/>
    </w:p>
    <w:p w:rsidR="00A51F4D" w:rsidRDefault="00D96EE2" w:rsidP="00E72739">
      <w:pPr>
        <w:spacing w:before="120"/>
      </w:pPr>
      <w:r>
        <w:t>At this level,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lists currently available service methods. The user can select a method for detailed information. For example,</w:t>
      </w:r>
    </w:p>
    <w:p w:rsidR="00D96EE2" w:rsidRDefault="00D96EE2" w:rsidP="00E72739">
      <w:pPr>
        <w:spacing w:before="120"/>
      </w:pPr>
      <w:r>
        <w:rPr>
          <w:noProof/>
        </w:rPr>
        <w:drawing>
          <wp:inline distT="0" distB="0" distL="0" distR="0" wp14:anchorId="1D8AAF9E" wp14:editId="6C800627">
            <wp:extent cx="6016625" cy="24999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4.JPG"/>
                    <pic:cNvPicPr/>
                  </pic:nvPicPr>
                  <pic:blipFill>
                    <a:blip r:embed="rId19">
                      <a:extLst>
                        <a:ext uri="{28A0092B-C50C-407E-A947-70E740481C1C}">
                          <a14:useLocalDpi xmlns:a14="http://schemas.microsoft.com/office/drawing/2010/main" val="0"/>
                        </a:ext>
                      </a:extLst>
                    </a:blip>
                    <a:stretch>
                      <a:fillRect/>
                    </a:stretch>
                  </pic:blipFill>
                  <pic:spPr>
                    <a:xfrm>
                      <a:off x="0" y="0"/>
                      <a:ext cx="6016625" cy="2499995"/>
                    </a:xfrm>
                    <a:prstGeom prst="rect">
                      <a:avLst/>
                    </a:prstGeom>
                  </pic:spPr>
                </pic:pic>
              </a:graphicData>
            </a:graphic>
          </wp:inline>
        </w:drawing>
      </w:r>
    </w:p>
    <w:p w:rsidR="0056127F" w:rsidRDefault="0056127F" w:rsidP="0056127F">
      <w:pPr>
        <w:pStyle w:val="Caption"/>
        <w:spacing w:before="120"/>
        <w:jc w:val="center"/>
      </w:pPr>
      <w:bookmarkStart w:id="34" w:name="_Toc312400827"/>
      <w:r>
        <w:t xml:space="preserve">Figure </w:t>
      </w:r>
      <w:fldSimple w:instr=" SEQ Figure \* ARABIC ">
        <w:r w:rsidR="001D4372">
          <w:rPr>
            <w:noProof/>
          </w:rPr>
          <w:t>7</w:t>
        </w:r>
      </w:fldSimple>
      <w:r>
        <w:t>.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 Method Level Detail</w:t>
      </w:r>
      <w:bookmarkEnd w:id="34"/>
    </w:p>
    <w:p w:rsidR="003F5366" w:rsidRPr="003F5366" w:rsidRDefault="003F5366">
      <w:pPr>
        <w:rPr>
          <w:b/>
        </w:rPr>
      </w:pPr>
      <w:r w:rsidRPr="003F5366">
        <w:rPr>
          <w:b/>
        </w:rPr>
        <w:t>Also See</w:t>
      </w:r>
    </w:p>
    <w:p w:rsidR="008A5873" w:rsidRDefault="003F5366">
      <w:pPr>
        <w:rPr>
          <w:rFonts w:cs="Arial"/>
          <w:b/>
          <w:bCs/>
          <w:sz w:val="26"/>
          <w:szCs w:val="26"/>
        </w:rPr>
      </w:pPr>
      <w:r>
        <w:t>“</w:t>
      </w:r>
      <w:r>
        <w:fldChar w:fldCharType="begin"/>
      </w:r>
      <w:r>
        <w:instrText xml:space="preserve"> REF _Ref311633336 \h </w:instrText>
      </w:r>
      <w:r>
        <w:fldChar w:fldCharType="separate"/>
      </w:r>
      <w:r>
        <w:t>BW Hawk</w:t>
      </w:r>
      <w:r w:rsidR="00E708E3">
        <w:fldChar w:fldCharType="begin"/>
      </w:r>
      <w:r w:rsidR="00E708E3">
        <w:instrText xml:space="preserve"> XE "</w:instrText>
      </w:r>
      <w:r w:rsidR="00E708E3" w:rsidRPr="00516D98">
        <w:instrText>Hawk</w:instrText>
      </w:r>
      <w:r w:rsidR="00E708E3">
        <w:instrText xml:space="preserve">" </w:instrText>
      </w:r>
      <w:r w:rsidR="00E708E3">
        <w:fldChar w:fldCharType="end"/>
      </w:r>
      <w:r>
        <w:t xml:space="preserve"> Alerts</w:t>
      </w:r>
      <w:r>
        <w:fldChar w:fldCharType="end"/>
      </w:r>
      <w:r>
        <w:t>” in this document.</w:t>
      </w:r>
      <w:r w:rsidR="008A5873">
        <w:br w:type="page"/>
      </w:r>
    </w:p>
    <w:p w:rsidR="00A1196A" w:rsidRPr="00B01E8D" w:rsidRDefault="00A1196A" w:rsidP="00B01E8D">
      <w:pPr>
        <w:pStyle w:val="Heading3"/>
      </w:pPr>
      <w:bookmarkStart w:id="35" w:name="_Toc312400779"/>
      <w:r w:rsidRPr="00B01E8D">
        <w:lastRenderedPageBreak/>
        <w:t>Monitoring Rulebases</w:t>
      </w:r>
      <w:bookmarkEnd w:id="35"/>
    </w:p>
    <w:p w:rsidR="00F818CE" w:rsidRDefault="000224B0" w:rsidP="00E72739">
      <w:pPr>
        <w:spacing w:before="120"/>
      </w:pPr>
      <w:r>
        <w:t xml:space="preserve">Asurion </w:t>
      </w:r>
      <w:r w:rsidR="00A75734">
        <w:t xml:space="preserve">also </w:t>
      </w:r>
      <w:r>
        <w:t xml:space="preserve">uses </w:t>
      </w:r>
      <w:r w:rsidR="002613D1">
        <w:t>BW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rsidR="002613D1">
        <w:t xml:space="preserve"> to monitor </w:t>
      </w:r>
      <w:r w:rsidR="003A3A8F">
        <w:t xml:space="preserve">Gateway activity according to </w:t>
      </w:r>
      <w:r w:rsidR="00825B50">
        <w:t xml:space="preserve">the </w:t>
      </w:r>
      <w:r w:rsidR="000C66FF">
        <w:t>following</w:t>
      </w:r>
      <w:r w:rsidR="00825B50">
        <w:t xml:space="preserve"> Rulebases, </w:t>
      </w:r>
      <w:r w:rsidR="002613D1">
        <w:t xml:space="preserve">previously implemented using </w:t>
      </w:r>
      <w:r w:rsidR="00825B50">
        <w:t xml:space="preserve">the </w:t>
      </w:r>
      <w:r w:rsidR="002613D1">
        <w:t>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rsidR="00825B50">
        <w:t xml:space="preserve"> Rulebase Editor</w:t>
      </w:r>
      <w:r w:rsidR="002613D1">
        <w:t>:</w:t>
      </w:r>
    </w:p>
    <w:p w:rsidR="00F818CE" w:rsidRPr="003A3A8F" w:rsidRDefault="006A048E" w:rsidP="0000048C">
      <w:pPr>
        <w:pStyle w:val="ListParagraph"/>
        <w:numPr>
          <w:ilvl w:val="0"/>
          <w:numId w:val="4"/>
        </w:numPr>
        <w:rPr>
          <w:rFonts w:ascii="Arial" w:hAnsi="Arial" w:cs="Arial"/>
          <w:sz w:val="22"/>
          <w:szCs w:val="22"/>
        </w:rPr>
      </w:pPr>
      <w:r w:rsidRPr="003A3A8F">
        <w:rPr>
          <w:rFonts w:ascii="Arial" w:hAnsi="Arial" w:cs="Arial"/>
          <w:sz w:val="22"/>
          <w:szCs w:val="22"/>
        </w:rPr>
        <w:t>C</w:t>
      </w:r>
      <w:r w:rsidR="00C83C0E" w:rsidRPr="003A3A8F">
        <w:rPr>
          <w:rFonts w:ascii="Arial" w:hAnsi="Arial" w:cs="Arial"/>
          <w:sz w:val="22"/>
          <w:szCs w:val="22"/>
        </w:rPr>
        <w:t>o</w:t>
      </w:r>
      <w:r w:rsidR="00F818CE" w:rsidRPr="003A3A8F">
        <w:rPr>
          <w:rFonts w:ascii="Arial" w:hAnsi="Arial" w:cs="Arial"/>
          <w:sz w:val="22"/>
          <w:szCs w:val="22"/>
        </w:rPr>
        <w:t>nnection counts</w:t>
      </w:r>
    </w:p>
    <w:p w:rsidR="00F818CE" w:rsidRPr="003A3A8F" w:rsidRDefault="008E4F1D" w:rsidP="0000048C">
      <w:pPr>
        <w:pStyle w:val="ListParagraph"/>
        <w:numPr>
          <w:ilvl w:val="0"/>
          <w:numId w:val="4"/>
        </w:numPr>
        <w:rPr>
          <w:rFonts w:ascii="Arial" w:hAnsi="Arial" w:cs="Arial"/>
          <w:sz w:val="22"/>
          <w:szCs w:val="22"/>
        </w:rPr>
      </w:pPr>
      <w:r>
        <w:rPr>
          <w:rFonts w:ascii="Arial" w:hAnsi="Arial" w:cs="Arial"/>
          <w:sz w:val="22"/>
          <w:szCs w:val="22"/>
        </w:rPr>
        <w:t>BW engine exceptions</w:t>
      </w:r>
    </w:p>
    <w:p w:rsidR="00F818CE" w:rsidRPr="003A3A8F" w:rsidRDefault="00F818CE" w:rsidP="0000048C">
      <w:pPr>
        <w:pStyle w:val="ListParagraph"/>
        <w:numPr>
          <w:ilvl w:val="0"/>
          <w:numId w:val="4"/>
        </w:numPr>
        <w:rPr>
          <w:rFonts w:ascii="Arial" w:hAnsi="Arial" w:cs="Arial"/>
          <w:sz w:val="22"/>
          <w:szCs w:val="22"/>
        </w:rPr>
      </w:pPr>
      <w:r w:rsidRPr="003A3A8F">
        <w:rPr>
          <w:rFonts w:ascii="Arial" w:hAnsi="Arial" w:cs="Arial"/>
          <w:sz w:val="22"/>
          <w:szCs w:val="22"/>
        </w:rPr>
        <w:t>BW application instance restarts</w:t>
      </w:r>
    </w:p>
    <w:p w:rsidR="00F818CE" w:rsidRPr="003A3A8F" w:rsidRDefault="007B3372" w:rsidP="0000048C">
      <w:pPr>
        <w:pStyle w:val="ListParagraph"/>
        <w:numPr>
          <w:ilvl w:val="0"/>
          <w:numId w:val="4"/>
        </w:numPr>
        <w:rPr>
          <w:rFonts w:ascii="Arial" w:hAnsi="Arial" w:cs="Arial"/>
          <w:sz w:val="22"/>
          <w:szCs w:val="22"/>
        </w:rPr>
      </w:pPr>
      <w:r w:rsidRPr="003A3A8F">
        <w:rPr>
          <w:rFonts w:ascii="Arial" w:hAnsi="Arial" w:cs="Arial"/>
          <w:sz w:val="22"/>
          <w:szCs w:val="22"/>
        </w:rPr>
        <w:t>Asurion application error DB insert</w:t>
      </w:r>
      <w:r w:rsidR="006A048E" w:rsidRPr="003A3A8F">
        <w:rPr>
          <w:rFonts w:ascii="Arial" w:hAnsi="Arial" w:cs="Arial"/>
          <w:sz w:val="22"/>
          <w:szCs w:val="22"/>
        </w:rPr>
        <w:t>s</w:t>
      </w:r>
    </w:p>
    <w:p w:rsidR="007B3372" w:rsidRPr="003A3A8F" w:rsidRDefault="007B3372" w:rsidP="0000048C">
      <w:pPr>
        <w:pStyle w:val="ListParagraph"/>
        <w:numPr>
          <w:ilvl w:val="0"/>
          <w:numId w:val="4"/>
        </w:numPr>
        <w:rPr>
          <w:rFonts w:ascii="Arial" w:hAnsi="Arial" w:cs="Arial"/>
          <w:sz w:val="22"/>
          <w:szCs w:val="22"/>
        </w:rPr>
      </w:pPr>
      <w:r w:rsidRPr="003A3A8F">
        <w:rPr>
          <w:rFonts w:ascii="Arial" w:hAnsi="Arial" w:cs="Arial"/>
          <w:sz w:val="22"/>
          <w:szCs w:val="22"/>
        </w:rPr>
        <w:t>BW historical data collection</w:t>
      </w:r>
    </w:p>
    <w:p w:rsidR="007B3372" w:rsidRPr="003A3A8F" w:rsidRDefault="002C12DA" w:rsidP="0000048C">
      <w:pPr>
        <w:pStyle w:val="ListParagraph"/>
        <w:numPr>
          <w:ilvl w:val="0"/>
          <w:numId w:val="4"/>
        </w:numPr>
        <w:rPr>
          <w:rFonts w:ascii="Arial" w:hAnsi="Arial" w:cs="Arial"/>
          <w:sz w:val="22"/>
          <w:szCs w:val="22"/>
        </w:rPr>
      </w:pPr>
      <w:r w:rsidRPr="003A3A8F">
        <w:rPr>
          <w:rFonts w:ascii="Arial" w:hAnsi="Arial" w:cs="Arial"/>
          <w:sz w:val="22"/>
          <w:szCs w:val="22"/>
        </w:rPr>
        <w:t>BW</w:t>
      </w:r>
      <w:r w:rsidR="007B3372" w:rsidRPr="003A3A8F">
        <w:rPr>
          <w:rFonts w:ascii="Arial" w:hAnsi="Arial" w:cs="Arial"/>
          <w:sz w:val="22"/>
          <w:szCs w:val="22"/>
        </w:rPr>
        <w:t xml:space="preserve"> log file</w:t>
      </w:r>
      <w:r w:rsidR="006A048E" w:rsidRPr="003A3A8F">
        <w:rPr>
          <w:rFonts w:ascii="Arial" w:hAnsi="Arial" w:cs="Arial"/>
          <w:sz w:val="22"/>
          <w:szCs w:val="22"/>
        </w:rPr>
        <w:t>s</w:t>
      </w:r>
      <w:r w:rsidR="007B3372" w:rsidRPr="003A3A8F">
        <w:rPr>
          <w:rFonts w:ascii="Arial" w:hAnsi="Arial" w:cs="Arial"/>
          <w:sz w:val="22"/>
          <w:szCs w:val="22"/>
        </w:rPr>
        <w:t xml:space="preserve"> not rolled from the past 7-14 days </w:t>
      </w:r>
    </w:p>
    <w:p w:rsidR="00B01E8D" w:rsidRDefault="003A3A8F" w:rsidP="00433363">
      <w:pPr>
        <w:tabs>
          <w:tab w:val="left" w:pos="720"/>
        </w:tabs>
        <w:spacing w:before="120"/>
      </w:pPr>
      <w:r>
        <w:t>The Asurion team uses the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Rule</w:t>
      </w:r>
      <w:r w:rsidR="00825B50">
        <w:t xml:space="preserve"> </w:t>
      </w:r>
      <w:r>
        <w:t xml:space="preserve">Editor to </w:t>
      </w:r>
      <w:r w:rsidR="00825B50">
        <w:t xml:space="preserve">define the monitoring rules </w:t>
      </w:r>
      <w:r w:rsidR="0056127F">
        <w:t>(for example, methods to use</w:t>
      </w:r>
      <w:r w:rsidR="005C571F">
        <w:t xml:space="preserve">) </w:t>
      </w:r>
      <w:r w:rsidR="00825B50">
        <w:t xml:space="preserve">for </w:t>
      </w:r>
      <w:r w:rsidR="006C6037">
        <w:t>the</w:t>
      </w:r>
      <w:r w:rsidR="00825B50">
        <w:t xml:space="preserve"> Rulebases.</w:t>
      </w:r>
      <w:r w:rsidR="006C6037">
        <w:t xml:space="preserve"> </w:t>
      </w:r>
      <w:r w:rsidR="00B01E8D">
        <w:t>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rsidR="00B01E8D">
        <w:t xml:space="preserve"> accesses information stor</w:t>
      </w:r>
      <w:r w:rsidR="0056127F">
        <w:t>ed in log files</w:t>
      </w:r>
      <w:r w:rsidR="00B01E8D">
        <w:t>.</w:t>
      </w:r>
    </w:p>
    <w:p w:rsidR="00B01E8D" w:rsidRPr="00B01E8D" w:rsidRDefault="00B01E8D" w:rsidP="00433363">
      <w:pPr>
        <w:tabs>
          <w:tab w:val="left" w:pos="720"/>
        </w:tabs>
        <w:spacing w:before="120"/>
        <w:rPr>
          <w:b/>
        </w:rPr>
      </w:pPr>
      <w:r>
        <w:rPr>
          <w:b/>
        </w:rPr>
        <w:t xml:space="preserve">Rulebase Monitoring </w:t>
      </w:r>
      <w:r w:rsidRPr="00B01E8D">
        <w:rPr>
          <w:b/>
        </w:rPr>
        <w:t>Example</w:t>
      </w:r>
    </w:p>
    <w:p w:rsidR="00A75734" w:rsidRDefault="00A75734" w:rsidP="00433363">
      <w:pPr>
        <w:tabs>
          <w:tab w:val="left" w:pos="720"/>
        </w:tabs>
        <w:spacing w:before="120"/>
      </w:pPr>
      <w:r>
        <w:t xml:space="preserve">When the user selects the </w:t>
      </w:r>
      <w:r w:rsidR="00F41E82">
        <w:t>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rsidR="00F41E82">
        <w:t xml:space="preserve"> </w:t>
      </w:r>
      <w:r>
        <w:t xml:space="preserve">Rulebases tab, the screen lists the currently used rulebases. </w:t>
      </w:r>
      <w:r w:rsidR="0056127F">
        <w:t xml:space="preserve">Clicking </w:t>
      </w:r>
      <w:r w:rsidR="00F97065">
        <w:t xml:space="preserve">the Rulebases tab on the Administrator leads to a screen listing all currently running rulebases. Then, selecting a single rulebase </w:t>
      </w:r>
      <w:r w:rsidR="00705CFD">
        <w:t xml:space="preserve">displays </w:t>
      </w:r>
      <w:r w:rsidR="00F97065">
        <w:t xml:space="preserve">a screen with </w:t>
      </w:r>
      <w:r w:rsidR="0056127F">
        <w:t xml:space="preserve">details </w:t>
      </w:r>
      <w:r w:rsidR="00705CFD">
        <w:t xml:space="preserve">about the rulebase. </w:t>
      </w:r>
    </w:p>
    <w:p w:rsidR="00F97065" w:rsidRDefault="00F97065" w:rsidP="00433363">
      <w:pPr>
        <w:tabs>
          <w:tab w:val="left" w:pos="720"/>
        </w:tabs>
        <w:spacing w:before="120"/>
      </w:pPr>
      <w:r>
        <w:rPr>
          <w:noProof/>
        </w:rPr>
        <w:drawing>
          <wp:inline distT="0" distB="0" distL="0" distR="0" wp14:anchorId="06790A7F" wp14:editId="6C945538">
            <wp:extent cx="6016625" cy="50139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RuleBaseI.jpg"/>
                    <pic:cNvPicPr/>
                  </pic:nvPicPr>
                  <pic:blipFill>
                    <a:blip r:embed="rId20">
                      <a:extLst>
                        <a:ext uri="{28A0092B-C50C-407E-A947-70E740481C1C}">
                          <a14:useLocalDpi xmlns:a14="http://schemas.microsoft.com/office/drawing/2010/main" val="0"/>
                        </a:ext>
                      </a:extLst>
                    </a:blip>
                    <a:stretch>
                      <a:fillRect/>
                    </a:stretch>
                  </pic:blipFill>
                  <pic:spPr>
                    <a:xfrm>
                      <a:off x="0" y="0"/>
                      <a:ext cx="6016625" cy="5013960"/>
                    </a:xfrm>
                    <a:prstGeom prst="rect">
                      <a:avLst/>
                    </a:prstGeom>
                  </pic:spPr>
                </pic:pic>
              </a:graphicData>
            </a:graphic>
          </wp:inline>
        </w:drawing>
      </w:r>
    </w:p>
    <w:p w:rsidR="0056127F" w:rsidRDefault="0056127F" w:rsidP="0056127F">
      <w:pPr>
        <w:pStyle w:val="Caption"/>
        <w:spacing w:before="120"/>
        <w:jc w:val="center"/>
      </w:pPr>
      <w:bookmarkStart w:id="36" w:name="_Toc312400828"/>
      <w:r>
        <w:t xml:space="preserve">Figure </w:t>
      </w:r>
      <w:fldSimple w:instr=" SEQ Figure \* ARABIC ">
        <w:r w:rsidR="001D4372">
          <w:rPr>
            <w:noProof/>
          </w:rPr>
          <w:t>8</w:t>
        </w:r>
      </w:fldSimple>
      <w:r>
        <w:t>.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 Rulebase Monitoring</w:t>
      </w:r>
      <w:bookmarkEnd w:id="36"/>
    </w:p>
    <w:p w:rsidR="00F97065" w:rsidRDefault="00F97065" w:rsidP="00433363">
      <w:pPr>
        <w:tabs>
          <w:tab w:val="left" w:pos="720"/>
        </w:tabs>
        <w:spacing w:before="120"/>
      </w:pPr>
      <w:r>
        <w:lastRenderedPageBreak/>
        <w:t xml:space="preserve">Here, </w:t>
      </w:r>
      <w:r w:rsidR="00705CFD">
        <w:t>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rsidR="00705CFD">
        <w:t xml:space="preserve"> displays the following information for a CreateContract </w:t>
      </w:r>
      <w:r w:rsidR="00F41E82">
        <w:t xml:space="preserve">Authentication BW engine </w:t>
      </w:r>
      <w:r w:rsidR="00705CFD">
        <w:t>rulebase: rulebase name, author, last modification date, schedule, and rule information (data source and test items).</w:t>
      </w:r>
      <w:r w:rsidR="00B01E8D">
        <w:t xml:space="preserve"> See “</w:t>
      </w:r>
      <w:r w:rsidR="00B01E8D">
        <w:fldChar w:fldCharType="begin"/>
      </w:r>
      <w:r w:rsidR="00B01E8D">
        <w:instrText xml:space="preserve"> REF _Ref309040206 \h </w:instrText>
      </w:r>
      <w:r w:rsidR="00B01E8D">
        <w:fldChar w:fldCharType="separate"/>
      </w:r>
      <w:r w:rsidR="0070546D">
        <w:t>Monitoring BW Engine Exceptions</w:t>
      </w:r>
      <w:r w:rsidR="00B01E8D">
        <w:fldChar w:fldCharType="end"/>
      </w:r>
      <w:r w:rsidR="00B01E8D">
        <w:t>”, below.</w:t>
      </w:r>
    </w:p>
    <w:p w:rsidR="00F65316" w:rsidRPr="00B01E8D" w:rsidRDefault="001126DD" w:rsidP="00B01E8D">
      <w:pPr>
        <w:pStyle w:val="Heading3"/>
      </w:pPr>
      <w:bookmarkStart w:id="37" w:name="_Toc312400780"/>
      <w:r w:rsidRPr="00B01E8D">
        <w:t xml:space="preserve">Monitoring </w:t>
      </w:r>
      <w:r w:rsidR="00F65316" w:rsidRPr="00B01E8D">
        <w:t>Connection Counts</w:t>
      </w:r>
      <w:bookmarkEnd w:id="37"/>
    </w:p>
    <w:p w:rsidR="007C7FEB" w:rsidRDefault="00D37570" w:rsidP="00F646F7">
      <w:pPr>
        <w:tabs>
          <w:tab w:val="left" w:pos="720"/>
        </w:tabs>
        <w:spacing w:before="120"/>
        <w:rPr>
          <w:szCs w:val="22"/>
        </w:rPr>
      </w:pPr>
      <w:r w:rsidRPr="00D37570">
        <w:rPr>
          <w:szCs w:val="22"/>
        </w:rPr>
        <w:t xml:space="preserve">Asurion </w:t>
      </w:r>
      <w:r w:rsidR="00F646F7">
        <w:rPr>
          <w:szCs w:val="22"/>
        </w:rPr>
        <w:t>ap</w:t>
      </w:r>
      <w:r w:rsidR="007C7FEB">
        <w:rPr>
          <w:szCs w:val="22"/>
        </w:rPr>
        <w:t>plies a predefined</w:t>
      </w:r>
      <w:r w:rsidR="00F646F7">
        <w:rPr>
          <w:szCs w:val="22"/>
        </w:rPr>
        <w:t xml:space="preserve"> Hawk</w:t>
      </w:r>
      <w:r w:rsidR="00C9730B">
        <w:rPr>
          <w:szCs w:val="22"/>
        </w:rPr>
        <w:fldChar w:fldCharType="begin"/>
      </w:r>
      <w:r w:rsidR="00C9730B">
        <w:instrText xml:space="preserve"> XE "</w:instrText>
      </w:r>
      <w:r w:rsidR="00C9730B" w:rsidRPr="00F72B88">
        <w:instrText>BusinessWorks:Hawk</w:instrText>
      </w:r>
      <w:r w:rsidR="00C9730B">
        <w:instrText xml:space="preserve">" </w:instrText>
      </w:r>
      <w:r w:rsidR="00C9730B">
        <w:rPr>
          <w:szCs w:val="22"/>
        </w:rPr>
        <w:fldChar w:fldCharType="end"/>
      </w:r>
      <w:r w:rsidR="00F646F7">
        <w:rPr>
          <w:szCs w:val="22"/>
        </w:rPr>
        <w:t xml:space="preserve"> rule </w:t>
      </w:r>
      <w:r w:rsidR="007C7FEB">
        <w:rPr>
          <w:szCs w:val="22"/>
        </w:rPr>
        <w:t>(</w:t>
      </w:r>
      <w:r w:rsidR="007C7FEB" w:rsidRPr="00BB3384">
        <w:t>Asurion_TIBCO_BWA</w:t>
      </w:r>
      <w:r w:rsidR="007C7FEB">
        <w:t>ppLog_Exception-Asurion_TIBCO_BW</w:t>
      </w:r>
      <w:r w:rsidR="007C7FEB" w:rsidRPr="00BB3384">
        <w:t>AppLog_Exception-bwengine</w:t>
      </w:r>
      <w:r w:rsidR="007C7FEB">
        <w:t xml:space="preserve">) </w:t>
      </w:r>
      <w:r w:rsidRPr="00D37570">
        <w:rPr>
          <w:szCs w:val="22"/>
        </w:rPr>
        <w:t xml:space="preserve">to monitor BW log files </w:t>
      </w:r>
      <w:r w:rsidR="00F646F7">
        <w:rPr>
          <w:szCs w:val="22"/>
        </w:rPr>
        <w:t xml:space="preserve">and </w:t>
      </w:r>
      <w:r w:rsidRPr="00D37570">
        <w:rPr>
          <w:szCs w:val="22"/>
        </w:rPr>
        <w:t>determine connection coun</w:t>
      </w:r>
      <w:r w:rsidR="007C7FEB">
        <w:rPr>
          <w:szCs w:val="22"/>
        </w:rPr>
        <w:t>ts and associated exceptions.</w:t>
      </w:r>
    </w:p>
    <w:p w:rsidR="00F646F7" w:rsidRPr="00AE3779" w:rsidRDefault="00F646F7" w:rsidP="0034483D">
      <w:pPr>
        <w:pStyle w:val="ListParagraph"/>
        <w:numPr>
          <w:ilvl w:val="0"/>
          <w:numId w:val="25"/>
        </w:numPr>
        <w:tabs>
          <w:tab w:val="left" w:pos="720"/>
        </w:tabs>
        <w:spacing w:before="120"/>
        <w:rPr>
          <w:rFonts w:ascii="Arial" w:hAnsi="Arial" w:cs="Arial"/>
          <w:noProof/>
          <w:sz w:val="22"/>
          <w:szCs w:val="22"/>
        </w:rPr>
      </w:pPr>
      <w:r w:rsidRPr="00AE3779">
        <w:rPr>
          <w:rFonts w:ascii="Arial" w:hAnsi="Arial" w:cs="Arial"/>
          <w:sz w:val="22"/>
          <w:szCs w:val="22"/>
        </w:rPr>
        <w:t xml:space="preserve">The </w:t>
      </w:r>
      <w:r w:rsidR="007C7FEB" w:rsidRPr="00AE3779">
        <w:rPr>
          <w:rFonts w:ascii="Arial" w:hAnsi="Arial" w:cs="Arial"/>
          <w:sz w:val="22"/>
          <w:szCs w:val="22"/>
        </w:rPr>
        <w:t xml:space="preserve">rule </w:t>
      </w:r>
      <w:r w:rsidRPr="00AE3779">
        <w:rPr>
          <w:rFonts w:ascii="Arial" w:hAnsi="Arial" w:cs="Arial"/>
          <w:sz w:val="22"/>
          <w:szCs w:val="22"/>
        </w:rPr>
        <w:t xml:space="preserve">determines </w:t>
      </w:r>
      <w:r w:rsidR="007C7FEB" w:rsidRPr="00AE3779">
        <w:rPr>
          <w:rFonts w:ascii="Arial" w:hAnsi="Arial" w:cs="Arial"/>
          <w:sz w:val="22"/>
          <w:szCs w:val="22"/>
        </w:rPr>
        <w:t xml:space="preserve">if </w:t>
      </w:r>
      <w:r w:rsidRPr="00AE3779">
        <w:rPr>
          <w:rFonts w:ascii="Arial" w:hAnsi="Arial" w:cs="Arial"/>
          <w:noProof/>
          <w:sz w:val="22"/>
          <w:szCs w:val="22"/>
        </w:rPr>
        <w:t>connection count on a given EMS instance</w:t>
      </w:r>
      <w:r w:rsidR="007C7FEB" w:rsidRPr="00AE3779">
        <w:rPr>
          <w:rFonts w:ascii="Arial" w:hAnsi="Arial" w:cs="Arial"/>
          <w:noProof/>
          <w:sz w:val="22"/>
          <w:szCs w:val="22"/>
        </w:rPr>
        <w:t xml:space="preserve"> is greater than 3500</w:t>
      </w:r>
      <w:r w:rsidRPr="00AE3779">
        <w:rPr>
          <w:rFonts w:ascii="Arial" w:hAnsi="Arial" w:cs="Arial"/>
          <w:noProof/>
          <w:sz w:val="22"/>
          <w:szCs w:val="22"/>
        </w:rPr>
        <w:t>. The monitoring process sends an email alert</w:t>
      </w:r>
      <w:r w:rsidR="00E708E3">
        <w:rPr>
          <w:rFonts w:ascii="Arial" w:hAnsi="Arial" w:cs="Arial"/>
          <w:noProof/>
          <w:sz w:val="22"/>
          <w:szCs w:val="22"/>
        </w:rPr>
        <w:fldChar w:fldCharType="begin"/>
      </w:r>
      <w:r w:rsidR="00E708E3">
        <w:instrText xml:space="preserve"> XE "</w:instrText>
      </w:r>
      <w:r w:rsidR="00E708E3" w:rsidRPr="000337F1">
        <w:instrText>Alert</w:instrText>
      </w:r>
      <w:r w:rsidR="00E708E3">
        <w:instrText xml:space="preserve">" </w:instrText>
      </w:r>
      <w:r w:rsidR="00E708E3">
        <w:rPr>
          <w:rFonts w:ascii="Arial" w:hAnsi="Arial" w:cs="Arial"/>
          <w:noProof/>
          <w:sz w:val="22"/>
          <w:szCs w:val="22"/>
        </w:rPr>
        <w:fldChar w:fldCharType="end"/>
      </w:r>
      <w:r w:rsidRPr="00AE3779">
        <w:rPr>
          <w:rFonts w:ascii="Arial" w:hAnsi="Arial" w:cs="Arial"/>
          <w:noProof/>
          <w:sz w:val="22"/>
          <w:szCs w:val="22"/>
        </w:rPr>
        <w:t xml:space="preserve"> message to members of a distribution list and an alert</w:t>
      </w:r>
      <w:r w:rsidR="00E708E3">
        <w:rPr>
          <w:rFonts w:ascii="Arial" w:hAnsi="Arial" w:cs="Arial"/>
          <w:noProof/>
          <w:sz w:val="22"/>
          <w:szCs w:val="22"/>
        </w:rPr>
        <w:fldChar w:fldCharType="begin"/>
      </w:r>
      <w:r w:rsidR="00E708E3">
        <w:instrText xml:space="preserve"> XE "</w:instrText>
      </w:r>
      <w:r w:rsidR="00E708E3" w:rsidRPr="000337F1">
        <w:instrText>Alert</w:instrText>
      </w:r>
      <w:r w:rsidR="00E708E3">
        <w:instrText xml:space="preserve">" </w:instrText>
      </w:r>
      <w:r w:rsidR="00E708E3">
        <w:rPr>
          <w:rFonts w:ascii="Arial" w:hAnsi="Arial" w:cs="Arial"/>
          <w:noProof/>
          <w:sz w:val="22"/>
          <w:szCs w:val="22"/>
        </w:rPr>
        <w:fldChar w:fldCharType="end"/>
      </w:r>
      <w:r w:rsidRPr="00AE3779">
        <w:rPr>
          <w:rFonts w:ascii="Arial" w:hAnsi="Arial" w:cs="Arial"/>
          <w:noProof/>
          <w:sz w:val="22"/>
          <w:szCs w:val="22"/>
        </w:rPr>
        <w:t xml:space="preserve"> to the Hawk</w:t>
      </w:r>
      <w:r w:rsidR="00C9730B">
        <w:rPr>
          <w:rFonts w:ascii="Arial" w:hAnsi="Arial" w:cs="Arial"/>
          <w:noProof/>
          <w:sz w:val="22"/>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ascii="Arial" w:hAnsi="Arial" w:cs="Arial"/>
          <w:noProof/>
          <w:sz w:val="22"/>
          <w:szCs w:val="22"/>
        </w:rPr>
        <w:fldChar w:fldCharType="end"/>
      </w:r>
      <w:r w:rsidRPr="00AE3779">
        <w:rPr>
          <w:rFonts w:ascii="Arial" w:hAnsi="Arial" w:cs="Arial"/>
          <w:noProof/>
          <w:sz w:val="22"/>
          <w:szCs w:val="22"/>
        </w:rPr>
        <w:t xml:space="preserve"> </w:t>
      </w:r>
      <w:r w:rsidR="00E270F8" w:rsidRPr="00AE3779">
        <w:rPr>
          <w:rFonts w:ascii="Arial" w:hAnsi="Arial" w:cs="Arial"/>
          <w:noProof/>
          <w:sz w:val="22"/>
          <w:szCs w:val="22"/>
        </w:rPr>
        <w:t xml:space="preserve">console </w:t>
      </w:r>
      <w:r w:rsidRPr="00AE3779">
        <w:rPr>
          <w:rFonts w:ascii="Arial" w:hAnsi="Arial" w:cs="Arial"/>
          <w:noProof/>
          <w:sz w:val="22"/>
          <w:szCs w:val="22"/>
        </w:rPr>
        <w:t>(Tibco Administrator</w:t>
      </w:r>
      <w:r w:rsidR="00E708E3">
        <w:rPr>
          <w:rFonts w:ascii="Arial" w:hAnsi="Arial" w:cs="Arial"/>
          <w:noProof/>
          <w:sz w:val="22"/>
          <w:szCs w:val="22"/>
        </w:rPr>
        <w:fldChar w:fldCharType="begin"/>
      </w:r>
      <w:r w:rsidR="00E708E3">
        <w:instrText xml:space="preserve"> XE "</w:instrText>
      </w:r>
      <w:r w:rsidR="00E708E3" w:rsidRPr="00AF78EF">
        <w:instrText>Tibco Administrator</w:instrText>
      </w:r>
      <w:r w:rsidR="00E708E3">
        <w:instrText xml:space="preserve">" </w:instrText>
      </w:r>
      <w:r w:rsidR="00E708E3">
        <w:rPr>
          <w:rFonts w:ascii="Arial" w:hAnsi="Arial" w:cs="Arial"/>
          <w:noProof/>
          <w:sz w:val="22"/>
          <w:szCs w:val="22"/>
        </w:rPr>
        <w:fldChar w:fldCharType="end"/>
      </w:r>
      <w:r w:rsidRPr="00AE3779">
        <w:rPr>
          <w:rFonts w:ascii="Arial" w:hAnsi="Arial" w:cs="Arial"/>
          <w:noProof/>
          <w:sz w:val="22"/>
          <w:szCs w:val="22"/>
        </w:rPr>
        <w:t>).</w:t>
      </w:r>
    </w:p>
    <w:p w:rsidR="00F646F7" w:rsidRPr="00AE3779" w:rsidRDefault="007C7FEB" w:rsidP="0034483D">
      <w:pPr>
        <w:pStyle w:val="ListParagraph"/>
        <w:numPr>
          <w:ilvl w:val="0"/>
          <w:numId w:val="25"/>
        </w:numPr>
        <w:tabs>
          <w:tab w:val="left" w:pos="720"/>
        </w:tabs>
        <w:spacing w:before="120"/>
        <w:rPr>
          <w:rFonts w:ascii="Arial" w:hAnsi="Arial" w:cs="Arial"/>
          <w:sz w:val="22"/>
          <w:szCs w:val="22"/>
        </w:rPr>
      </w:pPr>
      <w:r w:rsidRPr="00AE3779">
        <w:rPr>
          <w:rFonts w:ascii="Arial" w:hAnsi="Arial" w:cs="Arial"/>
          <w:sz w:val="22"/>
          <w:szCs w:val="22"/>
        </w:rPr>
        <w:t xml:space="preserve">The rule also </w:t>
      </w:r>
      <w:r w:rsidR="00EF2F59" w:rsidRPr="00AE3779">
        <w:rPr>
          <w:rFonts w:ascii="Arial" w:hAnsi="Arial" w:cs="Arial"/>
          <w:sz w:val="22"/>
          <w:szCs w:val="22"/>
        </w:rPr>
        <w:t xml:space="preserve">monitors BW log files for the following </w:t>
      </w:r>
      <w:r w:rsidR="00F646F7" w:rsidRPr="00AE3779">
        <w:rPr>
          <w:rFonts w:ascii="Arial" w:hAnsi="Arial" w:cs="Arial"/>
          <w:sz w:val="22"/>
          <w:szCs w:val="22"/>
        </w:rPr>
        <w:t>exceptions:</w:t>
      </w:r>
    </w:p>
    <w:p w:rsidR="00D37570" w:rsidRPr="00AE3779" w:rsidRDefault="007C7FEB"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 </w:t>
      </w:r>
      <w:r w:rsidR="00922CB1" w:rsidRPr="00AE3779">
        <w:rPr>
          <w:rFonts w:ascii="Arial" w:hAnsi="Arial" w:cs="Arial"/>
          <w:sz w:val="22"/>
          <w:szCs w:val="22"/>
        </w:rPr>
        <w:t>“A Resource Required By Servic</w:t>
      </w:r>
      <w:r w:rsidR="00D37570" w:rsidRPr="00AE3779">
        <w:rPr>
          <w:rFonts w:ascii="Arial" w:hAnsi="Arial" w:cs="Arial"/>
          <w:sz w:val="22"/>
          <w:szCs w:val="22"/>
        </w:rPr>
        <w:t>e Is Not Available”</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“Activity timed out”</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“ActivityTimedOutException”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“SOAP Fault Response”</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“Input data invalid”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“IOException”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“Cannot authenticate user”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“Client sent invalid username/password”</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“CSIApplicationException”</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“Faultcode”</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“No TMo SKU was found for the given SKU”</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“No data was found for the search criteria”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“Validation error”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“Login failed”</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“Failed to create secure client socket”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 xml:space="preserve">“Deserializing/processing the incoming SOAP message” </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“MESSAGE_PROCESSOR_INSTANTIATION_ERROR”</w:t>
      </w:r>
    </w:p>
    <w:p w:rsidR="00D37570" w:rsidRPr="00AE3779" w:rsidRDefault="00D37570" w:rsidP="0034483D">
      <w:pPr>
        <w:pStyle w:val="ListParagraph"/>
        <w:numPr>
          <w:ilvl w:val="0"/>
          <w:numId w:val="13"/>
        </w:numPr>
        <w:spacing w:line="276" w:lineRule="auto"/>
        <w:rPr>
          <w:rFonts w:ascii="Arial" w:hAnsi="Arial" w:cs="Arial"/>
          <w:sz w:val="22"/>
          <w:szCs w:val="22"/>
        </w:rPr>
      </w:pPr>
      <w:r w:rsidRPr="00AE3779">
        <w:rPr>
          <w:rFonts w:ascii="Arial" w:hAnsi="Arial" w:cs="Arial"/>
          <w:sz w:val="22"/>
          <w:szCs w:val="22"/>
        </w:rPr>
        <w:t>“Server memory limit exceeded exception”</w:t>
      </w:r>
    </w:p>
    <w:p w:rsidR="00C03BC9" w:rsidRPr="00AE3779" w:rsidRDefault="00C03BC9" w:rsidP="0034483D">
      <w:pPr>
        <w:pStyle w:val="ListParagraph"/>
        <w:numPr>
          <w:ilvl w:val="0"/>
          <w:numId w:val="26"/>
        </w:numPr>
        <w:spacing w:before="120" w:line="276" w:lineRule="auto"/>
        <w:rPr>
          <w:rFonts w:ascii="Arial" w:hAnsi="Arial" w:cs="Arial"/>
          <w:sz w:val="22"/>
          <w:szCs w:val="22"/>
        </w:rPr>
      </w:pPr>
      <w:r w:rsidRPr="00AE3779">
        <w:rPr>
          <w:rFonts w:ascii="Arial" w:hAnsi="Arial" w:cs="Arial"/>
          <w:sz w:val="22"/>
          <w:szCs w:val="22"/>
        </w:rPr>
        <w:t>When an exception is found in the log files, the rule also prompts a return message with explanatory details about the exception.</w:t>
      </w:r>
    </w:p>
    <w:p w:rsidR="00F65316" w:rsidRDefault="00F65316" w:rsidP="00F65316">
      <w:pPr>
        <w:pStyle w:val="Heading3"/>
      </w:pPr>
      <w:bookmarkStart w:id="38" w:name="_Ref309040206"/>
      <w:bookmarkStart w:id="39" w:name="_Toc312400781"/>
      <w:r>
        <w:t>Monitoring BW Engine Exceptions</w:t>
      </w:r>
      <w:bookmarkEnd w:id="38"/>
      <w:bookmarkEnd w:id="39"/>
    </w:p>
    <w:p w:rsidR="00794B8D" w:rsidRDefault="008E4F1D" w:rsidP="008E4F1D">
      <w:r>
        <w:t>Following a predefined rule (</w:t>
      </w:r>
      <w:r w:rsidRPr="008E4F1D">
        <w:rPr>
          <w:i/>
          <w:noProof/>
        </w:rPr>
        <w:t>BW Instance</w:t>
      </w:r>
      <w:r>
        <w:rPr>
          <w:noProof/>
        </w:rPr>
        <w:t>-</w:t>
      </w:r>
      <w:r w:rsidRPr="005D254D">
        <w:rPr>
          <w:noProof/>
        </w:rPr>
        <w:t>OutOfMemory_</w:t>
      </w:r>
      <w:r>
        <w:rPr>
          <w:noProof/>
        </w:rPr>
        <w:t xml:space="preserve"> </w:t>
      </w:r>
      <w:r w:rsidRPr="005D254D">
        <w:rPr>
          <w:noProof/>
        </w:rPr>
        <w:t>JMSConnTerminated_</w:t>
      </w:r>
      <w:r w:rsidR="00E14DE4">
        <w:rPr>
          <w:noProof/>
        </w:rPr>
        <w:t xml:space="preserve"> </w:t>
      </w:r>
      <w:r w:rsidRPr="005D254D">
        <w:rPr>
          <w:noProof/>
        </w:rPr>
        <w:t>ErrorState_Restart-bwengine</w:t>
      </w:r>
      <w:r>
        <w:t>),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is used to monitor</w:t>
      </w:r>
      <w:r w:rsidR="00B26112">
        <w:t xml:space="preserve"> BW engine</w:t>
      </w:r>
      <w:r>
        <w:t xml:space="preserve"> exceptions.</w:t>
      </w:r>
      <w:r w:rsidR="00B26112">
        <w:t xml:space="preserve"> The rule monitors:</w:t>
      </w:r>
    </w:p>
    <w:p w:rsidR="00794B8D" w:rsidRPr="00C93F6B" w:rsidRDefault="00794B8D" w:rsidP="0034483D">
      <w:pPr>
        <w:pStyle w:val="ListParagraph"/>
        <w:numPr>
          <w:ilvl w:val="0"/>
          <w:numId w:val="15"/>
        </w:numPr>
        <w:spacing w:line="276" w:lineRule="auto"/>
        <w:rPr>
          <w:rFonts w:ascii="Arial" w:hAnsi="Arial" w:cs="Arial"/>
          <w:sz w:val="22"/>
          <w:szCs w:val="22"/>
        </w:rPr>
      </w:pPr>
      <w:r w:rsidRPr="00C93F6B">
        <w:rPr>
          <w:rFonts w:ascii="Arial" w:hAnsi="Arial" w:cs="Arial"/>
          <w:sz w:val="22"/>
          <w:szCs w:val="22"/>
        </w:rPr>
        <w:t>Out of Memory Exception</w:t>
      </w:r>
      <w:r w:rsidR="002F40D5" w:rsidRPr="00C93F6B">
        <w:rPr>
          <w:rFonts w:ascii="Arial" w:hAnsi="Arial" w:cs="Arial"/>
          <w:sz w:val="22"/>
          <w:szCs w:val="22"/>
        </w:rPr>
        <w:t>—Checks the BW instance log for instances of “java.lang.OutOfMemoryError: Java heap space”.</w:t>
      </w:r>
      <w:r w:rsidR="00B26112" w:rsidRPr="00C93F6B">
        <w:rPr>
          <w:rFonts w:ascii="Arial" w:hAnsi="Arial" w:cs="Arial"/>
          <w:sz w:val="22"/>
          <w:szCs w:val="22"/>
        </w:rPr>
        <w:t xml:space="preserve"> If it detects errors, posts the condition as “True.”</w:t>
      </w:r>
    </w:p>
    <w:p w:rsidR="00794B8D" w:rsidRPr="00C93F6B" w:rsidRDefault="00794B8D" w:rsidP="0034483D">
      <w:pPr>
        <w:pStyle w:val="ListParagraph"/>
        <w:numPr>
          <w:ilvl w:val="0"/>
          <w:numId w:val="15"/>
        </w:numPr>
        <w:spacing w:line="276" w:lineRule="auto"/>
        <w:rPr>
          <w:rFonts w:ascii="Arial" w:hAnsi="Arial" w:cs="Arial"/>
          <w:sz w:val="22"/>
          <w:szCs w:val="22"/>
        </w:rPr>
      </w:pPr>
      <w:r w:rsidRPr="00C93F6B">
        <w:rPr>
          <w:rFonts w:ascii="Arial" w:hAnsi="Arial" w:cs="Arial"/>
          <w:sz w:val="22"/>
          <w:szCs w:val="22"/>
        </w:rPr>
        <w:t>JMS Connection Terminated</w:t>
      </w:r>
      <w:r w:rsidR="002F40D5" w:rsidRPr="00C93F6B">
        <w:rPr>
          <w:rFonts w:ascii="Arial" w:hAnsi="Arial" w:cs="Arial"/>
          <w:sz w:val="22"/>
          <w:szCs w:val="22"/>
        </w:rPr>
        <w:t>—Checks the BW instance log for instances of “Connection has been terminated”.</w:t>
      </w:r>
      <w:r w:rsidR="00B26112" w:rsidRPr="00C93F6B">
        <w:rPr>
          <w:rFonts w:ascii="Arial" w:hAnsi="Arial" w:cs="Arial"/>
          <w:sz w:val="22"/>
          <w:szCs w:val="22"/>
        </w:rPr>
        <w:t xml:space="preserve"> If so, runs a shell script to end that BW instance and calls the method “Insert_BW_Errors” to insert error details into the database.</w:t>
      </w:r>
    </w:p>
    <w:p w:rsidR="00794B8D" w:rsidRPr="00C93F6B" w:rsidRDefault="00794B8D" w:rsidP="0034483D">
      <w:pPr>
        <w:pStyle w:val="ListParagraph"/>
        <w:numPr>
          <w:ilvl w:val="0"/>
          <w:numId w:val="15"/>
        </w:numPr>
        <w:spacing w:line="276" w:lineRule="auto"/>
        <w:rPr>
          <w:rFonts w:ascii="Arial" w:hAnsi="Arial" w:cs="Arial"/>
          <w:sz w:val="22"/>
          <w:szCs w:val="22"/>
        </w:rPr>
      </w:pPr>
      <w:r w:rsidRPr="00C93F6B">
        <w:rPr>
          <w:rFonts w:ascii="Arial" w:hAnsi="Arial" w:cs="Arial"/>
          <w:sz w:val="22"/>
          <w:szCs w:val="22"/>
        </w:rPr>
        <w:lastRenderedPageBreak/>
        <w:t>Error State</w:t>
      </w:r>
      <w:r w:rsidR="002F40D5" w:rsidRPr="00C93F6B">
        <w:rPr>
          <w:rFonts w:ascii="Arial" w:hAnsi="Arial" w:cs="Arial"/>
          <w:sz w:val="22"/>
          <w:szCs w:val="22"/>
        </w:rPr>
        <w:t>—</w:t>
      </w:r>
      <w:r w:rsidR="00B26112" w:rsidRPr="00C93F6B">
        <w:rPr>
          <w:rFonts w:ascii="Arial" w:hAnsi="Arial" w:cs="Arial"/>
          <w:sz w:val="22"/>
          <w:szCs w:val="22"/>
        </w:rPr>
        <w:t>Determines if the BW instance is in an error state. If so, runs a shell script to end that BW instance and calls the method “Insert_BW_Errors” to insert error details into the database.</w:t>
      </w:r>
    </w:p>
    <w:p w:rsidR="00F65316" w:rsidRPr="0019005C" w:rsidRDefault="00AF1AD7" w:rsidP="0019005C">
      <w:pPr>
        <w:pStyle w:val="Heading3"/>
      </w:pPr>
      <w:bookmarkStart w:id="40" w:name="_Toc312400782"/>
      <w:r w:rsidRPr="0019005C">
        <w:t>Monitor</w:t>
      </w:r>
      <w:r w:rsidR="00F65316" w:rsidRPr="0019005C">
        <w:t>ing BW Application Instance Restarts</w:t>
      </w:r>
      <w:bookmarkEnd w:id="40"/>
    </w:p>
    <w:p w:rsidR="00F65316" w:rsidRDefault="00E14DE4" w:rsidP="00F65316">
      <w:pPr>
        <w:rPr>
          <w:rFonts w:cs="Arial"/>
          <w:szCs w:val="22"/>
        </w:rPr>
      </w:pPr>
      <w:r>
        <w:rPr>
          <w:rFonts w:cs="Arial"/>
          <w:szCs w:val="22"/>
        </w:rPr>
        <w:t>Hawk</w:t>
      </w:r>
      <w:r w:rsidR="00C9730B">
        <w:rPr>
          <w:rFonts w:cs="Arial"/>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cs="Arial"/>
          <w:szCs w:val="22"/>
        </w:rPr>
        <w:fldChar w:fldCharType="end"/>
      </w:r>
      <w:r>
        <w:rPr>
          <w:rFonts w:cs="Arial"/>
          <w:szCs w:val="22"/>
        </w:rPr>
        <w:t xml:space="preserve"> follows a predefined rule </w:t>
      </w:r>
      <w:r>
        <w:rPr>
          <w:noProof/>
        </w:rPr>
        <w:t>(</w:t>
      </w:r>
      <w:r>
        <w:rPr>
          <w:i/>
          <w:noProof/>
        </w:rPr>
        <w:t>BW I</w:t>
      </w:r>
      <w:r w:rsidRPr="00E14DE4">
        <w:rPr>
          <w:i/>
          <w:noProof/>
        </w:rPr>
        <w:t>nstance</w:t>
      </w:r>
      <w:r>
        <w:rPr>
          <w:noProof/>
        </w:rPr>
        <w:t>-O</w:t>
      </w:r>
      <w:r w:rsidRPr="00441828">
        <w:rPr>
          <w:noProof/>
        </w:rPr>
        <w:t>utOfMemory_</w:t>
      </w:r>
      <w:r>
        <w:rPr>
          <w:noProof/>
        </w:rPr>
        <w:t xml:space="preserve"> </w:t>
      </w:r>
      <w:r w:rsidRPr="00441828">
        <w:rPr>
          <w:noProof/>
        </w:rPr>
        <w:t>JMSConnTerminated_</w:t>
      </w:r>
      <w:r>
        <w:rPr>
          <w:noProof/>
        </w:rPr>
        <w:t xml:space="preserve"> </w:t>
      </w:r>
      <w:r w:rsidRPr="00441828">
        <w:rPr>
          <w:noProof/>
        </w:rPr>
        <w:t>ErrorState_Restart-Asurion_BW_ADB_Restart-bwengin</w:t>
      </w:r>
      <w:r>
        <w:rPr>
          <w:rFonts w:cs="Arial"/>
          <w:szCs w:val="22"/>
        </w:rPr>
        <w:t>) to monitor BW instance stops (state STOPPED) and restarts.</w:t>
      </w:r>
      <w:r w:rsidR="009D36B6">
        <w:rPr>
          <w:rFonts w:cs="Arial"/>
          <w:szCs w:val="22"/>
        </w:rPr>
        <w:t xml:space="preserve"> The rule:</w:t>
      </w:r>
    </w:p>
    <w:p w:rsidR="00AB1BF2" w:rsidRPr="00AB1BF2" w:rsidRDefault="00AB1BF2" w:rsidP="0034483D">
      <w:pPr>
        <w:pStyle w:val="ListParagraph"/>
        <w:numPr>
          <w:ilvl w:val="0"/>
          <w:numId w:val="15"/>
        </w:numPr>
        <w:spacing w:line="276" w:lineRule="auto"/>
        <w:rPr>
          <w:rFonts w:ascii="Arial" w:hAnsi="Arial" w:cs="Arial"/>
          <w:sz w:val="22"/>
          <w:szCs w:val="22"/>
        </w:rPr>
      </w:pPr>
      <w:r w:rsidRPr="00AB1BF2">
        <w:rPr>
          <w:rFonts w:ascii="Arial" w:hAnsi="Arial" w:cs="Arial"/>
          <w:sz w:val="22"/>
          <w:szCs w:val="22"/>
        </w:rPr>
        <w:t xml:space="preserve">Stops and Restarts—Determines </w:t>
      </w:r>
      <w:r w:rsidR="0006740A">
        <w:rPr>
          <w:rFonts w:ascii="Arial" w:hAnsi="Arial" w:cs="Arial"/>
          <w:sz w:val="22"/>
          <w:szCs w:val="22"/>
        </w:rPr>
        <w:t xml:space="preserve">when </w:t>
      </w:r>
      <w:r w:rsidRPr="00AB1BF2">
        <w:rPr>
          <w:rFonts w:ascii="Arial" w:hAnsi="Arial" w:cs="Arial"/>
          <w:sz w:val="22"/>
          <w:szCs w:val="22"/>
        </w:rPr>
        <w:t>the BW application is in the STOPPED state. When th</w:t>
      </w:r>
      <w:r w:rsidR="0006740A">
        <w:rPr>
          <w:rFonts w:ascii="Arial" w:hAnsi="Arial" w:cs="Arial"/>
          <w:sz w:val="22"/>
          <w:szCs w:val="22"/>
        </w:rPr>
        <w:t>is state occurs, Hawk</w:t>
      </w:r>
      <w:r w:rsidR="00C9730B">
        <w:rPr>
          <w:rFonts w:ascii="Arial" w:hAnsi="Arial" w:cs="Arial"/>
          <w:sz w:val="22"/>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ascii="Arial" w:hAnsi="Arial" w:cs="Arial"/>
          <w:sz w:val="22"/>
          <w:szCs w:val="22"/>
        </w:rPr>
        <w:fldChar w:fldCharType="end"/>
      </w:r>
      <w:r w:rsidR="0006740A">
        <w:rPr>
          <w:rFonts w:ascii="Arial" w:hAnsi="Arial" w:cs="Arial"/>
          <w:sz w:val="22"/>
          <w:szCs w:val="22"/>
        </w:rPr>
        <w:t xml:space="preserve"> issues an</w:t>
      </w:r>
      <w:r w:rsidRPr="00AB1BF2">
        <w:rPr>
          <w:rFonts w:ascii="Arial" w:hAnsi="Arial" w:cs="Arial"/>
          <w:sz w:val="22"/>
          <w:szCs w:val="22"/>
        </w:rPr>
        <w:t xml:space="preserve"> alert</w:t>
      </w:r>
      <w:r w:rsidR="00E708E3">
        <w:rPr>
          <w:rFonts w:ascii="Arial" w:hAnsi="Arial" w:cs="Arial"/>
          <w:sz w:val="22"/>
          <w:szCs w:val="22"/>
        </w:rPr>
        <w:fldChar w:fldCharType="begin"/>
      </w:r>
      <w:r w:rsidR="00E708E3">
        <w:instrText xml:space="preserve"> XE "</w:instrText>
      </w:r>
      <w:r w:rsidR="00E708E3" w:rsidRPr="000337F1">
        <w:instrText>Alert</w:instrText>
      </w:r>
      <w:r w:rsidR="00E708E3">
        <w:instrText xml:space="preserve">" </w:instrText>
      </w:r>
      <w:r w:rsidR="00E708E3">
        <w:rPr>
          <w:rFonts w:ascii="Arial" w:hAnsi="Arial" w:cs="Arial"/>
          <w:sz w:val="22"/>
          <w:szCs w:val="22"/>
        </w:rPr>
        <w:fldChar w:fldCharType="end"/>
      </w:r>
      <w:r w:rsidRPr="00AB1BF2">
        <w:rPr>
          <w:rFonts w:ascii="Arial" w:hAnsi="Arial" w:cs="Arial"/>
          <w:sz w:val="22"/>
          <w:szCs w:val="22"/>
        </w:rPr>
        <w:t xml:space="preserve"> message, runs a shell script to end that BW instance, and calls the method “Insert_BW_Errors” to insert error details into the database.</w:t>
      </w:r>
    </w:p>
    <w:p w:rsidR="00F65316" w:rsidRPr="00F65316" w:rsidRDefault="00E72739" w:rsidP="00F65316">
      <w:pPr>
        <w:pStyle w:val="Heading3"/>
        <w:rPr>
          <w:sz w:val="22"/>
        </w:rPr>
      </w:pPr>
      <w:bookmarkStart w:id="41" w:name="_Toc312400783"/>
      <w:r>
        <w:t>Monitoring Asurion Application Error</w:t>
      </w:r>
      <w:r w:rsidR="00F65316">
        <w:t xml:space="preserve"> DB Inserts</w:t>
      </w:r>
      <w:bookmarkEnd w:id="41"/>
    </w:p>
    <w:p w:rsidR="00F65316" w:rsidRDefault="002B25EE" w:rsidP="00F65316">
      <w:pPr>
        <w:rPr>
          <w:rFonts w:cs="Arial"/>
          <w:szCs w:val="22"/>
        </w:rPr>
      </w:pPr>
      <w:r>
        <w:rPr>
          <w:rFonts w:cs="Arial"/>
          <w:szCs w:val="22"/>
        </w:rPr>
        <w:t>Hawk</w:t>
      </w:r>
      <w:r w:rsidR="00C9730B">
        <w:rPr>
          <w:rFonts w:cs="Arial"/>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cs="Arial"/>
          <w:szCs w:val="22"/>
        </w:rPr>
        <w:fldChar w:fldCharType="end"/>
      </w:r>
      <w:r>
        <w:rPr>
          <w:rFonts w:cs="Arial"/>
          <w:szCs w:val="22"/>
        </w:rPr>
        <w:t xml:space="preserve"> follows a predefined rule (</w:t>
      </w:r>
      <w:r w:rsidR="0006740A" w:rsidRPr="003F269E">
        <w:rPr>
          <w:noProof/>
        </w:rPr>
        <w:t>Asurion_AppErrors_DBInsert-Asurion_AppErrors_DBInsert-bwengine</w:t>
      </w:r>
      <w:r>
        <w:rPr>
          <w:rFonts w:cs="Arial"/>
          <w:szCs w:val="22"/>
        </w:rPr>
        <w:t xml:space="preserve">) to monitor </w:t>
      </w:r>
      <w:r w:rsidR="0006740A">
        <w:rPr>
          <w:rFonts w:cs="Arial"/>
          <w:szCs w:val="22"/>
        </w:rPr>
        <w:t>the insertion of Error or Exception strings and associated details into the database. The rule sets the monitor to detect the following errors and exceptions:</w:t>
      </w:r>
    </w:p>
    <w:p w:rsidR="0006740A" w:rsidRPr="0006740A" w:rsidRDefault="0006740A" w:rsidP="0034483D">
      <w:pPr>
        <w:pStyle w:val="ListParagraph"/>
        <w:numPr>
          <w:ilvl w:val="0"/>
          <w:numId w:val="15"/>
        </w:numPr>
        <w:spacing w:before="120"/>
        <w:rPr>
          <w:rFonts w:ascii="Arial" w:hAnsi="Arial" w:cs="Arial"/>
          <w:sz w:val="22"/>
          <w:szCs w:val="22"/>
        </w:rPr>
      </w:pPr>
      <w:r w:rsidRPr="0006740A">
        <w:rPr>
          <w:rFonts w:ascii="Arial" w:hAnsi="Arial" w:cs="Arial"/>
          <w:sz w:val="22"/>
          <w:szCs w:val="22"/>
        </w:rPr>
        <w:t>A Resource Required By Service Is Not Available</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Activity timeout</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Activity Timed Out Exception</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SOAP Fault Response</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Input data invalid</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IOException</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Cannot authenticate user</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Client invalid username/password</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CSI Application Exception</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Fault code</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No TMo SKU was found for the given SKU</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No data was found for the search criteria</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Validation error</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Login failed</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Failed to create secure client socket</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Deserializing/processing the incoming SOAP message</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MESSAGE_PROCESSOR_INSTANTIATION_ERROR</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Server memory limit exceeded exception</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Could not create connection with the JMS server</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Failed to connect to any server</w:t>
      </w:r>
    </w:p>
    <w:p w:rsidR="0006740A" w:rsidRPr="0006740A" w:rsidRDefault="000C66FF" w:rsidP="0034483D">
      <w:pPr>
        <w:pStyle w:val="ListParagraph"/>
        <w:numPr>
          <w:ilvl w:val="0"/>
          <w:numId w:val="15"/>
        </w:numPr>
        <w:rPr>
          <w:rFonts w:ascii="Arial" w:hAnsi="Arial" w:cs="Arial"/>
          <w:sz w:val="22"/>
          <w:szCs w:val="22"/>
        </w:rPr>
      </w:pPr>
      <w:r>
        <w:rPr>
          <w:rFonts w:ascii="Arial" w:hAnsi="Arial" w:cs="Arial"/>
          <w:sz w:val="22"/>
          <w:szCs w:val="22"/>
        </w:rPr>
        <w:t>Client</w:t>
      </w:r>
      <w:r w:rsidR="0006740A" w:rsidRPr="0006740A">
        <w:rPr>
          <w:rFonts w:ascii="Arial" w:hAnsi="Arial" w:cs="Arial"/>
          <w:sz w:val="22"/>
          <w:szCs w:val="22"/>
        </w:rPr>
        <w:t>ID already exists</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Service not available</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Termination</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Out of Memory Exception</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JMS Connection Terminated</w:t>
      </w:r>
    </w:p>
    <w:p w:rsidR="0006740A" w:rsidRPr="0006740A" w:rsidRDefault="0006740A" w:rsidP="0034483D">
      <w:pPr>
        <w:pStyle w:val="ListParagraph"/>
        <w:numPr>
          <w:ilvl w:val="0"/>
          <w:numId w:val="15"/>
        </w:numPr>
        <w:rPr>
          <w:rFonts w:ascii="Arial" w:hAnsi="Arial" w:cs="Arial"/>
          <w:sz w:val="22"/>
          <w:szCs w:val="22"/>
        </w:rPr>
      </w:pPr>
      <w:r w:rsidRPr="0006740A">
        <w:rPr>
          <w:rFonts w:ascii="Arial" w:hAnsi="Arial" w:cs="Arial"/>
          <w:sz w:val="22"/>
          <w:szCs w:val="22"/>
        </w:rPr>
        <w:t>Javax.jms.IllegalStateException:Connectionisclosed)</w:t>
      </w:r>
    </w:p>
    <w:p w:rsidR="0006740A" w:rsidRPr="0006740A" w:rsidRDefault="0006740A" w:rsidP="00CC1EED">
      <w:pPr>
        <w:spacing w:before="120" w:line="276" w:lineRule="auto"/>
        <w:rPr>
          <w:rFonts w:cs="Arial"/>
          <w:szCs w:val="22"/>
        </w:rPr>
      </w:pPr>
      <w:r w:rsidRPr="0006740A">
        <w:rPr>
          <w:rFonts w:cs="Arial"/>
          <w:szCs w:val="22"/>
        </w:rPr>
        <w:t xml:space="preserve">When </w:t>
      </w:r>
      <w:r>
        <w:rPr>
          <w:rFonts w:cs="Arial"/>
          <w:szCs w:val="22"/>
        </w:rPr>
        <w:t>one of these error/exceptions occurs, Hawk</w:t>
      </w:r>
      <w:r w:rsidR="00C9730B">
        <w:rPr>
          <w:rFonts w:cs="Arial"/>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cs="Arial"/>
          <w:szCs w:val="22"/>
        </w:rPr>
        <w:fldChar w:fldCharType="end"/>
      </w:r>
      <w:r>
        <w:rPr>
          <w:rFonts w:cs="Arial"/>
          <w:szCs w:val="22"/>
        </w:rPr>
        <w:t xml:space="preserve"> issues an</w:t>
      </w:r>
      <w:r w:rsidRPr="0006740A">
        <w:rPr>
          <w:rFonts w:cs="Arial"/>
          <w:szCs w:val="22"/>
        </w:rPr>
        <w:t xml:space="preserve"> alert</w:t>
      </w:r>
      <w:r w:rsidR="00E708E3">
        <w:rPr>
          <w:rFonts w:cs="Arial"/>
          <w:szCs w:val="22"/>
        </w:rPr>
        <w:fldChar w:fldCharType="begin"/>
      </w:r>
      <w:r w:rsidR="00E708E3">
        <w:instrText xml:space="preserve"> XE "</w:instrText>
      </w:r>
      <w:r w:rsidR="00E708E3" w:rsidRPr="000337F1">
        <w:instrText>Alert</w:instrText>
      </w:r>
      <w:r w:rsidR="00E708E3">
        <w:instrText xml:space="preserve">" </w:instrText>
      </w:r>
      <w:r w:rsidR="00E708E3">
        <w:rPr>
          <w:rFonts w:cs="Arial"/>
          <w:szCs w:val="22"/>
        </w:rPr>
        <w:fldChar w:fldCharType="end"/>
      </w:r>
      <w:r w:rsidRPr="0006740A">
        <w:rPr>
          <w:rFonts w:cs="Arial"/>
          <w:szCs w:val="22"/>
        </w:rPr>
        <w:t xml:space="preserve"> message, runs a shell script to end that BW instance, and calls the method “Insert_BW_Errors” to insert error details into the database.</w:t>
      </w:r>
    </w:p>
    <w:p w:rsidR="001A306D" w:rsidRPr="0006740A" w:rsidRDefault="001A306D" w:rsidP="00F65316">
      <w:pPr>
        <w:rPr>
          <w:rFonts w:cs="Arial"/>
          <w:szCs w:val="22"/>
        </w:rPr>
      </w:pPr>
    </w:p>
    <w:p w:rsidR="00F65316" w:rsidRDefault="00F65316" w:rsidP="00F65316">
      <w:pPr>
        <w:pStyle w:val="Heading3"/>
      </w:pPr>
      <w:bookmarkStart w:id="42" w:name="_Toc312400784"/>
      <w:r>
        <w:t>Collecting BW Historical Data</w:t>
      </w:r>
      <w:bookmarkEnd w:id="42"/>
    </w:p>
    <w:p w:rsidR="002B25EE" w:rsidRDefault="002B25EE" w:rsidP="002B25EE">
      <w:pPr>
        <w:rPr>
          <w:rFonts w:cs="Arial"/>
          <w:szCs w:val="22"/>
        </w:rPr>
      </w:pPr>
      <w:r>
        <w:rPr>
          <w:rFonts w:cs="Arial"/>
          <w:szCs w:val="22"/>
        </w:rPr>
        <w:t>Hawk</w:t>
      </w:r>
      <w:r w:rsidR="00C9730B">
        <w:rPr>
          <w:rFonts w:cs="Arial"/>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cs="Arial"/>
          <w:szCs w:val="22"/>
        </w:rPr>
        <w:fldChar w:fldCharType="end"/>
      </w:r>
      <w:r>
        <w:rPr>
          <w:rFonts w:cs="Arial"/>
          <w:szCs w:val="22"/>
        </w:rPr>
        <w:t xml:space="preserve"> follows a predefined rule (</w:t>
      </w:r>
      <w:r w:rsidR="006B3540" w:rsidRPr="002A73F2">
        <w:rPr>
          <w:noProof/>
        </w:rPr>
        <w:t>BWHISTORICAL-DATA-PROD-BW-Historical-Data-bwengine</w:t>
      </w:r>
      <w:r w:rsidR="006B3540">
        <w:rPr>
          <w:rFonts w:cs="Arial"/>
          <w:szCs w:val="22"/>
        </w:rPr>
        <w:t xml:space="preserve">) </w:t>
      </w:r>
      <w:r>
        <w:rPr>
          <w:rFonts w:cs="Arial"/>
          <w:szCs w:val="22"/>
        </w:rPr>
        <w:t>t</w:t>
      </w:r>
      <w:r w:rsidR="00B542EF">
        <w:rPr>
          <w:rFonts w:cs="Arial"/>
          <w:szCs w:val="22"/>
        </w:rPr>
        <w:t xml:space="preserve">o </w:t>
      </w:r>
      <w:r w:rsidR="0004575E">
        <w:rPr>
          <w:rFonts w:cs="Arial"/>
          <w:szCs w:val="22"/>
        </w:rPr>
        <w:t>insert historical BW activity information into the database.</w:t>
      </w:r>
      <w:r>
        <w:rPr>
          <w:rFonts w:cs="Arial"/>
          <w:szCs w:val="22"/>
        </w:rPr>
        <w:t xml:space="preserve"> The </w:t>
      </w:r>
      <w:r w:rsidR="0004575E">
        <w:rPr>
          <w:rFonts w:cs="Arial"/>
          <w:szCs w:val="22"/>
        </w:rPr>
        <w:t xml:space="preserve">four-part </w:t>
      </w:r>
      <w:r>
        <w:rPr>
          <w:rFonts w:cs="Arial"/>
          <w:szCs w:val="22"/>
        </w:rPr>
        <w:t>rule:</w:t>
      </w:r>
    </w:p>
    <w:p w:rsidR="002B25EE" w:rsidRPr="00A90445" w:rsidRDefault="0004575E" w:rsidP="0034483D">
      <w:pPr>
        <w:pStyle w:val="ListParagraph"/>
        <w:numPr>
          <w:ilvl w:val="0"/>
          <w:numId w:val="23"/>
        </w:numPr>
        <w:rPr>
          <w:rFonts w:ascii="Arial" w:hAnsi="Arial" w:cs="Arial"/>
          <w:sz w:val="22"/>
          <w:szCs w:val="22"/>
        </w:rPr>
      </w:pPr>
      <w:r w:rsidRPr="00A90445">
        <w:rPr>
          <w:rFonts w:ascii="Arial" w:hAnsi="Arial" w:cs="Arial"/>
          <w:sz w:val="22"/>
          <w:szCs w:val="22"/>
        </w:rPr>
        <w:t xml:space="preserve">Checks for a successful ping to the DB, </w:t>
      </w:r>
      <w:r w:rsidR="000C66FF" w:rsidRPr="00A90445">
        <w:rPr>
          <w:rFonts w:ascii="Arial" w:hAnsi="Arial" w:cs="Arial"/>
          <w:sz w:val="22"/>
          <w:szCs w:val="22"/>
        </w:rPr>
        <w:t>and then</w:t>
      </w:r>
      <w:r w:rsidRPr="00A90445">
        <w:rPr>
          <w:rFonts w:ascii="Arial" w:hAnsi="Arial" w:cs="Arial"/>
          <w:sz w:val="22"/>
          <w:szCs w:val="22"/>
        </w:rPr>
        <w:t xml:space="preserve"> posts the condition “Exists”.</w:t>
      </w:r>
    </w:p>
    <w:p w:rsidR="0004575E" w:rsidRPr="00A90445" w:rsidRDefault="0004575E" w:rsidP="0034483D">
      <w:pPr>
        <w:pStyle w:val="ListParagraph"/>
        <w:numPr>
          <w:ilvl w:val="0"/>
          <w:numId w:val="23"/>
        </w:numPr>
        <w:rPr>
          <w:rFonts w:ascii="Arial" w:hAnsi="Arial" w:cs="Arial"/>
          <w:sz w:val="22"/>
          <w:szCs w:val="22"/>
        </w:rPr>
      </w:pPr>
      <w:r w:rsidRPr="00A90445">
        <w:rPr>
          <w:rFonts w:ascii="Arial" w:hAnsi="Arial" w:cs="Arial"/>
          <w:sz w:val="22"/>
          <w:szCs w:val="22"/>
        </w:rPr>
        <w:t>If the condition is “Exists”, calls the method “insert_BW_MemoryUsage” to insert historical activity data into the DB.</w:t>
      </w:r>
    </w:p>
    <w:p w:rsidR="0004575E" w:rsidRPr="00A90445" w:rsidRDefault="0004575E" w:rsidP="0034483D">
      <w:pPr>
        <w:pStyle w:val="ListParagraph"/>
        <w:numPr>
          <w:ilvl w:val="0"/>
          <w:numId w:val="23"/>
        </w:numPr>
        <w:rPr>
          <w:rFonts w:ascii="Arial" w:hAnsi="Arial" w:cs="Arial"/>
          <w:sz w:val="22"/>
          <w:szCs w:val="22"/>
        </w:rPr>
      </w:pPr>
      <w:r w:rsidRPr="00A90445">
        <w:rPr>
          <w:rFonts w:ascii="Arial" w:hAnsi="Arial" w:cs="Arial"/>
          <w:sz w:val="22"/>
          <w:szCs w:val="22"/>
        </w:rPr>
        <w:t>If the ping to the DB is unsuccessful, the rule sends an alert</w:t>
      </w:r>
      <w:r w:rsidR="00E708E3">
        <w:rPr>
          <w:rFonts w:ascii="Arial" w:hAnsi="Arial" w:cs="Arial"/>
          <w:sz w:val="22"/>
          <w:szCs w:val="22"/>
        </w:rPr>
        <w:fldChar w:fldCharType="begin"/>
      </w:r>
      <w:r w:rsidR="00E708E3">
        <w:instrText xml:space="preserve"> XE "</w:instrText>
      </w:r>
      <w:r w:rsidR="00E708E3" w:rsidRPr="000337F1">
        <w:instrText>Alert</w:instrText>
      </w:r>
      <w:r w:rsidR="00E708E3">
        <w:instrText xml:space="preserve">" </w:instrText>
      </w:r>
      <w:r w:rsidR="00E708E3">
        <w:rPr>
          <w:rFonts w:ascii="Arial" w:hAnsi="Arial" w:cs="Arial"/>
          <w:sz w:val="22"/>
          <w:szCs w:val="22"/>
        </w:rPr>
        <w:fldChar w:fldCharType="end"/>
      </w:r>
      <w:r w:rsidRPr="00A90445">
        <w:rPr>
          <w:rFonts w:ascii="Arial" w:hAnsi="Arial" w:cs="Arial"/>
          <w:sz w:val="22"/>
          <w:szCs w:val="22"/>
        </w:rPr>
        <w:t xml:space="preserve"> email to the DB team.</w:t>
      </w:r>
    </w:p>
    <w:p w:rsidR="00E72739" w:rsidRDefault="00F65316" w:rsidP="00F65316">
      <w:pPr>
        <w:pStyle w:val="Heading3"/>
      </w:pPr>
      <w:bookmarkStart w:id="43" w:name="_Toc312400785"/>
      <w:r>
        <w:t>Viewing</w:t>
      </w:r>
      <w:r w:rsidR="00E72739">
        <w:t xml:space="preserve"> a BW Log File Not Rolled From the Past 7-14 Days</w:t>
      </w:r>
      <w:bookmarkEnd w:id="43"/>
    </w:p>
    <w:p w:rsidR="00736056" w:rsidRDefault="00B542EF" w:rsidP="00736056">
      <w:pPr>
        <w:rPr>
          <w:rFonts w:cs="Arial"/>
          <w:szCs w:val="22"/>
        </w:rPr>
      </w:pPr>
      <w:r w:rsidRPr="00736056">
        <w:rPr>
          <w:rFonts w:cs="Arial"/>
          <w:szCs w:val="22"/>
        </w:rPr>
        <w:t>Hawk</w:t>
      </w:r>
      <w:r w:rsidR="00C9730B">
        <w:rPr>
          <w:rFonts w:cs="Arial"/>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cs="Arial"/>
          <w:szCs w:val="22"/>
        </w:rPr>
        <w:fldChar w:fldCharType="end"/>
      </w:r>
      <w:r w:rsidRPr="00736056">
        <w:rPr>
          <w:rFonts w:cs="Arial"/>
          <w:szCs w:val="22"/>
        </w:rPr>
        <w:t xml:space="preserve"> follows a predefined rule (</w:t>
      </w:r>
      <w:r w:rsidR="004425C0" w:rsidRPr="00B36807">
        <w:rPr>
          <w:noProof/>
        </w:rPr>
        <w:t>Asurion_TIBCO_BWAppLog_NotRolled-</w:t>
      </w:r>
      <w:r w:rsidR="004425C0">
        <w:rPr>
          <w:noProof/>
        </w:rPr>
        <w:t>A</w:t>
      </w:r>
      <w:r w:rsidR="004425C0" w:rsidRPr="00B36807">
        <w:rPr>
          <w:noProof/>
        </w:rPr>
        <w:t>surion_TIBCO_BWAppLog_NotRolled-bwengine</w:t>
      </w:r>
      <w:r w:rsidR="004425C0" w:rsidRPr="00736056">
        <w:rPr>
          <w:rFonts w:cs="Arial"/>
          <w:szCs w:val="22"/>
        </w:rPr>
        <w:t>) to monitor the log file of BW applications.</w:t>
      </w:r>
    </w:p>
    <w:p w:rsidR="00736056" w:rsidRPr="0080323C" w:rsidRDefault="00736056" w:rsidP="00736056">
      <w:pPr>
        <w:rPr>
          <w:rFonts w:cs="Arial"/>
          <w:szCs w:val="22"/>
        </w:rPr>
      </w:pPr>
    </w:p>
    <w:p w:rsidR="00736056" w:rsidRPr="0080323C" w:rsidRDefault="004425C0" w:rsidP="0034483D">
      <w:pPr>
        <w:pStyle w:val="ListParagraph"/>
        <w:numPr>
          <w:ilvl w:val="0"/>
          <w:numId w:val="24"/>
        </w:numPr>
        <w:rPr>
          <w:rFonts w:ascii="Arial" w:hAnsi="Arial" w:cs="Arial"/>
          <w:sz w:val="22"/>
          <w:szCs w:val="22"/>
        </w:rPr>
      </w:pPr>
      <w:r w:rsidRPr="0080323C">
        <w:rPr>
          <w:rFonts w:ascii="Arial" w:hAnsi="Arial" w:cs="Arial"/>
          <w:sz w:val="22"/>
          <w:szCs w:val="22"/>
        </w:rPr>
        <w:t>When a log file has not been closed and a new file opened (log file rolling) for the past 7 to 13 days, the rule sends an informational alert</w:t>
      </w:r>
      <w:r w:rsidR="00E708E3">
        <w:rPr>
          <w:rFonts w:ascii="Arial" w:hAnsi="Arial" w:cs="Arial"/>
          <w:sz w:val="22"/>
          <w:szCs w:val="22"/>
        </w:rPr>
        <w:fldChar w:fldCharType="begin"/>
      </w:r>
      <w:r w:rsidR="00E708E3">
        <w:instrText xml:space="preserve"> XE "</w:instrText>
      </w:r>
      <w:r w:rsidR="00E708E3" w:rsidRPr="000337F1">
        <w:instrText>Alert</w:instrText>
      </w:r>
      <w:r w:rsidR="00E708E3">
        <w:instrText xml:space="preserve">" </w:instrText>
      </w:r>
      <w:r w:rsidR="00E708E3">
        <w:rPr>
          <w:rFonts w:ascii="Arial" w:hAnsi="Arial" w:cs="Arial"/>
          <w:sz w:val="22"/>
          <w:szCs w:val="22"/>
        </w:rPr>
        <w:fldChar w:fldCharType="end"/>
      </w:r>
      <w:r w:rsidRPr="0080323C">
        <w:rPr>
          <w:rFonts w:ascii="Arial" w:hAnsi="Arial" w:cs="Arial"/>
          <w:sz w:val="22"/>
          <w:szCs w:val="22"/>
        </w:rPr>
        <w:t xml:space="preserve"> email to the Tibco administration team. </w:t>
      </w:r>
    </w:p>
    <w:p w:rsidR="004425C0" w:rsidRPr="0080323C" w:rsidRDefault="004425C0" w:rsidP="0034483D">
      <w:pPr>
        <w:pStyle w:val="ListParagraph"/>
        <w:numPr>
          <w:ilvl w:val="0"/>
          <w:numId w:val="24"/>
        </w:numPr>
        <w:rPr>
          <w:rFonts w:ascii="Arial" w:hAnsi="Arial" w:cs="Arial"/>
          <w:sz w:val="22"/>
          <w:szCs w:val="22"/>
        </w:rPr>
      </w:pPr>
      <w:r w:rsidRPr="0080323C">
        <w:rPr>
          <w:rFonts w:ascii="Arial" w:hAnsi="Arial" w:cs="Arial"/>
          <w:sz w:val="22"/>
          <w:szCs w:val="22"/>
        </w:rPr>
        <w:t>If the log file has not been rolled for 14 or more days, the rule sends an escalated alert</w:t>
      </w:r>
      <w:r w:rsidR="00E708E3">
        <w:rPr>
          <w:rFonts w:ascii="Arial" w:hAnsi="Arial" w:cs="Arial"/>
          <w:sz w:val="22"/>
          <w:szCs w:val="22"/>
        </w:rPr>
        <w:fldChar w:fldCharType="begin"/>
      </w:r>
      <w:r w:rsidR="00E708E3">
        <w:instrText xml:space="preserve"> XE "</w:instrText>
      </w:r>
      <w:r w:rsidR="00E708E3" w:rsidRPr="000337F1">
        <w:instrText>Alert</w:instrText>
      </w:r>
      <w:r w:rsidR="00E708E3">
        <w:instrText xml:space="preserve">" </w:instrText>
      </w:r>
      <w:r w:rsidR="00E708E3">
        <w:rPr>
          <w:rFonts w:ascii="Arial" w:hAnsi="Arial" w:cs="Arial"/>
          <w:sz w:val="22"/>
          <w:szCs w:val="22"/>
        </w:rPr>
        <w:fldChar w:fldCharType="end"/>
      </w:r>
      <w:r w:rsidRPr="0080323C">
        <w:rPr>
          <w:rFonts w:ascii="Arial" w:hAnsi="Arial" w:cs="Arial"/>
          <w:sz w:val="22"/>
          <w:szCs w:val="22"/>
        </w:rPr>
        <w:t xml:space="preserve"> email. The MARS utility is used to implement the rule.</w:t>
      </w:r>
    </w:p>
    <w:p w:rsidR="00743BDA" w:rsidRPr="00433363" w:rsidRDefault="00743BDA" w:rsidP="00743BDA">
      <w:pPr>
        <w:tabs>
          <w:tab w:val="left" w:pos="720"/>
        </w:tabs>
        <w:spacing w:before="120"/>
        <w:rPr>
          <w:b/>
        </w:rPr>
      </w:pPr>
      <w:r w:rsidRPr="00433363">
        <w:rPr>
          <w:b/>
        </w:rPr>
        <w:t>Also See</w:t>
      </w:r>
    </w:p>
    <w:p w:rsidR="00A32935" w:rsidRDefault="00A2275E" w:rsidP="00743BDA">
      <w:pPr>
        <w:tabs>
          <w:tab w:val="left" w:pos="720"/>
        </w:tabs>
        <w:spacing w:before="120"/>
      </w:pPr>
      <w:r>
        <w:rPr>
          <w:rFonts w:cs="Arial"/>
          <w:szCs w:val="22"/>
        </w:rPr>
        <w:t>“</w:t>
      </w:r>
      <w:r w:rsidR="00743BDA">
        <w:rPr>
          <w:rFonts w:cs="Arial"/>
          <w:szCs w:val="22"/>
        </w:rPr>
        <w:t>Tibco BW_Hawk</w:t>
      </w:r>
      <w:r w:rsidR="00C9730B">
        <w:rPr>
          <w:rFonts w:cs="Arial"/>
          <w:szCs w:val="22"/>
        </w:rPr>
        <w:fldChar w:fldCharType="begin"/>
      </w:r>
      <w:r w:rsidR="00C9730B">
        <w:instrText xml:space="preserve"> XE "</w:instrText>
      </w:r>
      <w:r w:rsidR="00C9730B" w:rsidRPr="00F72B88">
        <w:instrText>BusinessWorks:Hawk</w:instrText>
      </w:r>
      <w:r w:rsidR="00C9730B">
        <w:instrText xml:space="preserve">" </w:instrText>
      </w:r>
      <w:r w:rsidR="00C9730B">
        <w:rPr>
          <w:rFonts w:cs="Arial"/>
          <w:szCs w:val="22"/>
        </w:rPr>
        <w:fldChar w:fldCharType="end"/>
      </w:r>
      <w:r w:rsidR="00743BDA">
        <w:rPr>
          <w:rFonts w:cs="Arial"/>
          <w:szCs w:val="22"/>
        </w:rPr>
        <w:t>_Rules_</w:t>
      </w:r>
      <w:r w:rsidR="00743BDA" w:rsidRPr="00E72739">
        <w:rPr>
          <w:rFonts w:cs="Arial"/>
          <w:szCs w:val="22"/>
        </w:rPr>
        <w:t>Description.doc</w:t>
      </w:r>
      <w:r>
        <w:t xml:space="preserve">” at </w:t>
      </w:r>
      <w:hyperlink r:id="rId21" w:history="1">
        <w:r w:rsidR="00A32935" w:rsidRPr="00E20DE6">
          <w:rPr>
            <w:rStyle w:val="Hyperlink"/>
          </w:rPr>
          <w: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6DA69BD2-25DE-48A5-A0B8-039239D5C7F8}</w:t>
        </w:r>
      </w:hyperlink>
      <w:r w:rsidR="00A32935">
        <w:t xml:space="preserve">. </w:t>
      </w:r>
    </w:p>
    <w:p w:rsidR="00AC5E60" w:rsidRDefault="002D7D9D" w:rsidP="002D7D9D">
      <w:pPr>
        <w:pStyle w:val="Heading2"/>
      </w:pPr>
      <w:bookmarkStart w:id="44" w:name="_Ref309373911"/>
      <w:bookmarkStart w:id="45" w:name="_Toc312400786"/>
      <w:r>
        <w:t xml:space="preserve">Monitoring with </w:t>
      </w:r>
      <w:r w:rsidR="00AC5E60">
        <w:t>PRTG</w:t>
      </w:r>
      <w:bookmarkEnd w:id="44"/>
      <w:bookmarkEnd w:id="45"/>
      <w:r w:rsidR="00C9730B">
        <w:fldChar w:fldCharType="begin"/>
      </w:r>
      <w:r w:rsidR="00C9730B">
        <w:instrText xml:space="preserve"> XE "</w:instrText>
      </w:r>
      <w:r w:rsidR="00C9730B" w:rsidRPr="00953095">
        <w:rPr>
          <w:color w:val="000000"/>
          <w:szCs w:val="22"/>
          <w:lang w:val="en"/>
        </w:rPr>
        <w:instrText>PRTG</w:instrText>
      </w:r>
      <w:r w:rsidR="00C9730B">
        <w:instrText xml:space="preserve">" </w:instrText>
      </w:r>
      <w:r w:rsidR="00C9730B">
        <w:fldChar w:fldCharType="end"/>
      </w:r>
    </w:p>
    <w:p w:rsidR="005D0467" w:rsidRPr="005D0467" w:rsidRDefault="002D7D9D" w:rsidP="002D7D9D">
      <w:pPr>
        <w:rPr>
          <w:rFonts w:cs="Arial"/>
          <w:color w:val="000000"/>
          <w:szCs w:val="22"/>
          <w:lang w:val="en"/>
        </w:rPr>
      </w:pPr>
      <w:r>
        <w:rPr>
          <w:rFonts w:cs="Arial"/>
          <w:color w:val="000000"/>
          <w:szCs w:val="22"/>
          <w:lang w:val="en"/>
        </w:rPr>
        <w:t>NOC</w:t>
      </w:r>
      <w:r w:rsidR="00E708E3">
        <w:rPr>
          <w:rFonts w:cs="Arial"/>
          <w:color w:val="000000"/>
          <w:szCs w:val="22"/>
          <w:lang w:val="en"/>
        </w:rPr>
        <w:fldChar w:fldCharType="begin"/>
      </w:r>
      <w:r w:rsidR="00E708E3">
        <w:instrText xml:space="preserve"> XE "</w:instrText>
      </w:r>
      <w:r w:rsidR="00E708E3" w:rsidRPr="003D462E">
        <w:instrText>NOC</w:instrText>
      </w:r>
      <w:r w:rsidR="00E708E3">
        <w:instrText xml:space="preserve">" </w:instrText>
      </w:r>
      <w:r w:rsidR="00E708E3">
        <w:rPr>
          <w:rFonts w:cs="Arial"/>
          <w:color w:val="000000"/>
          <w:szCs w:val="22"/>
          <w:lang w:val="en"/>
        </w:rPr>
        <w:fldChar w:fldCharType="end"/>
      </w:r>
      <w:r>
        <w:rPr>
          <w:rFonts w:cs="Arial"/>
          <w:color w:val="000000"/>
          <w:szCs w:val="22"/>
          <w:lang w:val="en"/>
        </w:rPr>
        <w:t xml:space="preserve"> uses the </w:t>
      </w:r>
      <w:r w:rsidRPr="002D7D9D">
        <w:rPr>
          <w:rFonts w:cs="Arial"/>
          <w:color w:val="000000"/>
          <w:szCs w:val="22"/>
          <w:lang w:val="en"/>
        </w:rPr>
        <w:t xml:space="preserve">Paessler Router Traffic Grapher </w:t>
      </w:r>
      <w:r>
        <w:rPr>
          <w:rFonts w:cs="Arial"/>
          <w:color w:val="000000"/>
          <w:szCs w:val="22"/>
          <w:lang w:val="en"/>
        </w:rPr>
        <w:t>(PRTG</w:t>
      </w:r>
      <w:r w:rsidR="00C9730B">
        <w:rPr>
          <w:rFonts w:cs="Arial"/>
          <w:color w:val="000000"/>
          <w:szCs w:val="22"/>
          <w:lang w:val="en"/>
        </w:rPr>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rPr>
          <w:rFonts w:cs="Arial"/>
          <w:color w:val="000000"/>
          <w:szCs w:val="22"/>
          <w:lang w:val="en"/>
        </w:rPr>
        <w:fldChar w:fldCharType="end"/>
      </w:r>
      <w:r>
        <w:rPr>
          <w:rFonts w:cs="Arial"/>
          <w:color w:val="000000"/>
          <w:szCs w:val="22"/>
          <w:lang w:val="en"/>
        </w:rPr>
        <w:t xml:space="preserve">) to monitor the condition of </w:t>
      </w:r>
      <w:r w:rsidR="000C66FF">
        <w:rPr>
          <w:rFonts w:cs="Arial"/>
          <w:color w:val="000000"/>
          <w:szCs w:val="22"/>
          <w:lang w:val="en"/>
        </w:rPr>
        <w:t xml:space="preserve">Asurion </w:t>
      </w:r>
      <w:r w:rsidR="000C66FF" w:rsidRPr="002D7D9D">
        <w:rPr>
          <w:rFonts w:cs="Arial"/>
          <w:color w:val="000000"/>
          <w:szCs w:val="22"/>
          <w:lang w:val="en"/>
        </w:rPr>
        <w:t>networks</w:t>
      </w:r>
      <w:r w:rsidRPr="002D7D9D">
        <w:rPr>
          <w:rFonts w:cs="Arial"/>
          <w:color w:val="000000"/>
          <w:szCs w:val="22"/>
          <w:lang w:val="en"/>
        </w:rPr>
        <w:t>, ban</w:t>
      </w:r>
      <w:r>
        <w:rPr>
          <w:rFonts w:cs="Arial"/>
          <w:color w:val="000000"/>
          <w:szCs w:val="22"/>
          <w:lang w:val="en"/>
        </w:rPr>
        <w:t>dwidth usage, and applications.</w:t>
      </w:r>
      <w:r w:rsidR="00C0231C">
        <w:rPr>
          <w:rFonts w:cs="Arial"/>
          <w:color w:val="000000"/>
          <w:szCs w:val="22"/>
          <w:lang w:val="en"/>
        </w:rPr>
        <w:t xml:space="preserve"> </w:t>
      </w:r>
    </w:p>
    <w:p w:rsidR="008E54FB" w:rsidRDefault="008E54FB" w:rsidP="008E54FB">
      <w:pPr>
        <w:pStyle w:val="Heading3"/>
      </w:pPr>
      <w:bookmarkStart w:id="46" w:name="_Toc312400787"/>
      <w:r>
        <w:t>PRTG</w:t>
      </w:r>
      <w:r w:rsidR="00C9730B">
        <w:fldChar w:fldCharType="begin"/>
      </w:r>
      <w:r w:rsidR="00C9730B">
        <w:instrText xml:space="preserve"> XE "</w:instrText>
      </w:r>
      <w:r w:rsidR="00C9730B" w:rsidRPr="00953095">
        <w:rPr>
          <w:color w:val="000000"/>
          <w:szCs w:val="22"/>
          <w:lang w:val="en"/>
        </w:rPr>
        <w:instrText>PRTG</w:instrText>
      </w:r>
      <w:r w:rsidR="00C9730B">
        <w:instrText xml:space="preserve">" </w:instrText>
      </w:r>
      <w:r w:rsidR="00C9730B">
        <w:fldChar w:fldCharType="end"/>
      </w:r>
      <w:r>
        <w:t xml:space="preserve"> Network Monitoring</w:t>
      </w:r>
      <w:bookmarkEnd w:id="46"/>
    </w:p>
    <w:p w:rsidR="008E54FB" w:rsidRDefault="008E54FB" w:rsidP="008E54FB">
      <w:r>
        <w:t>PRTG</w:t>
      </w:r>
      <w:r w:rsidR="00C9730B">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fldChar w:fldCharType="end"/>
      </w:r>
      <w:r>
        <w:t xml:space="preserve"> monitors Asurion system alerts recorded by Tibco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in </w:t>
      </w:r>
      <w:r w:rsidR="0013270A">
        <w:t xml:space="preserve">a </w:t>
      </w:r>
      <w:r>
        <w:t xml:space="preserve">database. </w:t>
      </w:r>
      <w:r w:rsidR="005D0467">
        <w:t xml:space="preserve"> </w:t>
      </w:r>
      <w:r>
        <w:t>Responding to alerts, PRTG sends notifications and data to the NOC</w:t>
      </w:r>
      <w:r w:rsidR="00E708E3">
        <w:fldChar w:fldCharType="begin"/>
      </w:r>
      <w:r w:rsidR="00E708E3">
        <w:instrText xml:space="preserve"> XE "</w:instrText>
      </w:r>
      <w:r w:rsidR="00E708E3" w:rsidRPr="003D462E">
        <w:instrText>NOC</w:instrText>
      </w:r>
      <w:r w:rsidR="00E708E3">
        <w:instrText xml:space="preserve">" </w:instrText>
      </w:r>
      <w:r w:rsidR="00E708E3">
        <w:fldChar w:fldCharType="end"/>
      </w:r>
      <w:r>
        <w:t xml:space="preserve"> central monitoring dashboard.</w:t>
      </w:r>
    </w:p>
    <w:p w:rsidR="008E54FB" w:rsidRDefault="008E54FB" w:rsidP="008E54FB"/>
    <w:p w:rsidR="008E54FB" w:rsidRDefault="008E54FB" w:rsidP="008E54FB">
      <w:r>
        <w:t>PRTG</w:t>
      </w:r>
      <w:r w:rsidR="00C9730B">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fldChar w:fldCharType="end"/>
      </w:r>
      <w:r>
        <w:t xml:space="preserve"> monitors reports from the following Tibco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sensors every 5 minutes:</w:t>
      </w:r>
    </w:p>
    <w:p w:rsidR="008E54FB" w:rsidRPr="00AD30B6" w:rsidRDefault="008E54FB" w:rsidP="0034483D">
      <w:pPr>
        <w:pStyle w:val="ListParagraph"/>
        <w:numPr>
          <w:ilvl w:val="0"/>
          <w:numId w:val="22"/>
        </w:numPr>
        <w:rPr>
          <w:rFonts w:ascii="Arial" w:hAnsi="Arial" w:cs="Arial"/>
          <w:sz w:val="22"/>
          <w:szCs w:val="22"/>
        </w:rPr>
      </w:pPr>
      <w:r w:rsidRPr="00AD30B6">
        <w:rPr>
          <w:rFonts w:ascii="Arial" w:hAnsi="Arial" w:cs="Arial"/>
          <w:sz w:val="22"/>
          <w:szCs w:val="22"/>
        </w:rPr>
        <w:t>IO Exception</w:t>
      </w:r>
    </w:p>
    <w:p w:rsidR="008E54FB" w:rsidRPr="00AD30B6" w:rsidRDefault="008E54FB" w:rsidP="0034483D">
      <w:pPr>
        <w:pStyle w:val="ListParagraph"/>
        <w:numPr>
          <w:ilvl w:val="0"/>
          <w:numId w:val="22"/>
        </w:numPr>
        <w:rPr>
          <w:rFonts w:ascii="Arial" w:hAnsi="Arial" w:cs="Arial"/>
          <w:sz w:val="22"/>
          <w:szCs w:val="22"/>
        </w:rPr>
      </w:pPr>
      <w:r w:rsidRPr="00AD30B6">
        <w:rPr>
          <w:rFonts w:ascii="Arial" w:hAnsi="Arial" w:cs="Arial"/>
          <w:sz w:val="22"/>
          <w:szCs w:val="22"/>
        </w:rPr>
        <w:t>CSI Application Exception</w:t>
      </w:r>
    </w:p>
    <w:p w:rsidR="008E54FB" w:rsidRPr="00AD30B6" w:rsidRDefault="008E54FB" w:rsidP="0034483D">
      <w:pPr>
        <w:pStyle w:val="ListParagraph"/>
        <w:numPr>
          <w:ilvl w:val="0"/>
          <w:numId w:val="22"/>
        </w:numPr>
        <w:rPr>
          <w:rFonts w:ascii="Arial" w:hAnsi="Arial" w:cs="Arial"/>
          <w:sz w:val="22"/>
          <w:szCs w:val="22"/>
        </w:rPr>
      </w:pPr>
      <w:r w:rsidRPr="00AD30B6">
        <w:rPr>
          <w:rFonts w:ascii="Arial" w:hAnsi="Arial" w:cs="Arial"/>
          <w:sz w:val="22"/>
          <w:szCs w:val="22"/>
        </w:rPr>
        <w:t>SOAPFaultResponse</w:t>
      </w:r>
    </w:p>
    <w:p w:rsidR="008E54FB" w:rsidRPr="00AD30B6" w:rsidRDefault="008E54FB" w:rsidP="0034483D">
      <w:pPr>
        <w:pStyle w:val="ListParagraph"/>
        <w:numPr>
          <w:ilvl w:val="0"/>
          <w:numId w:val="22"/>
        </w:numPr>
        <w:rPr>
          <w:rFonts w:ascii="Arial" w:hAnsi="Arial" w:cs="Arial"/>
          <w:sz w:val="22"/>
          <w:szCs w:val="22"/>
        </w:rPr>
      </w:pPr>
      <w:r w:rsidRPr="00AD30B6">
        <w:rPr>
          <w:rFonts w:ascii="Arial" w:hAnsi="Arial" w:cs="Arial"/>
          <w:sz w:val="22"/>
          <w:szCs w:val="22"/>
        </w:rPr>
        <w:t>Inputdatainvalid</w:t>
      </w:r>
    </w:p>
    <w:p w:rsidR="008E54FB" w:rsidRPr="00AD30B6" w:rsidRDefault="008E54FB" w:rsidP="0034483D">
      <w:pPr>
        <w:pStyle w:val="ListParagraph"/>
        <w:numPr>
          <w:ilvl w:val="0"/>
          <w:numId w:val="22"/>
        </w:numPr>
        <w:rPr>
          <w:rFonts w:ascii="Arial" w:hAnsi="Arial" w:cs="Arial"/>
          <w:sz w:val="22"/>
          <w:szCs w:val="22"/>
        </w:rPr>
      </w:pPr>
      <w:r w:rsidRPr="00AD30B6">
        <w:rPr>
          <w:rFonts w:ascii="Arial" w:hAnsi="Arial" w:cs="Arial"/>
          <w:sz w:val="22"/>
          <w:szCs w:val="22"/>
        </w:rPr>
        <w:t>AResourceRequiredByServiceIsNotAvailable</w:t>
      </w:r>
    </w:p>
    <w:p w:rsidR="008E54FB" w:rsidRPr="00AD30B6" w:rsidRDefault="008E54FB" w:rsidP="0034483D">
      <w:pPr>
        <w:pStyle w:val="ListParagraph"/>
        <w:numPr>
          <w:ilvl w:val="0"/>
          <w:numId w:val="22"/>
        </w:numPr>
        <w:rPr>
          <w:rFonts w:ascii="Arial" w:hAnsi="Arial" w:cs="Arial"/>
          <w:sz w:val="22"/>
          <w:szCs w:val="22"/>
        </w:rPr>
      </w:pPr>
      <w:r w:rsidRPr="00AD30B6">
        <w:rPr>
          <w:rFonts w:ascii="Arial" w:hAnsi="Arial" w:cs="Arial"/>
          <w:sz w:val="22"/>
          <w:szCs w:val="22"/>
        </w:rPr>
        <w:t>Activitytimeout</w:t>
      </w:r>
    </w:p>
    <w:p w:rsidR="008E54FB" w:rsidRDefault="008E54FB" w:rsidP="008E54FB">
      <w:pPr>
        <w:spacing w:before="120"/>
      </w:pPr>
      <w:r>
        <w:t>When a sensor exceeds a defined threshold, PRTG</w:t>
      </w:r>
      <w:r w:rsidR="00C9730B">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fldChar w:fldCharType="end"/>
      </w:r>
      <w:r>
        <w:t xml:space="preserve"> sends an email alert</w:t>
      </w:r>
      <w:r w:rsidR="00E708E3">
        <w:fldChar w:fldCharType="begin"/>
      </w:r>
      <w:r w:rsidR="00E708E3">
        <w:instrText xml:space="preserve"> XE "</w:instrText>
      </w:r>
      <w:r w:rsidR="00E708E3" w:rsidRPr="000337F1">
        <w:instrText>Alert</w:instrText>
      </w:r>
      <w:r w:rsidR="00E708E3">
        <w:instrText xml:space="preserve">" </w:instrText>
      </w:r>
      <w:r w:rsidR="00E708E3">
        <w:fldChar w:fldCharType="end"/>
      </w:r>
      <w:r>
        <w:t xml:space="preserve"> to the Tibco support team and a notification to the NOC</w:t>
      </w:r>
      <w:r w:rsidR="00E708E3">
        <w:fldChar w:fldCharType="begin"/>
      </w:r>
      <w:r w:rsidR="00E708E3">
        <w:instrText xml:space="preserve"> XE "</w:instrText>
      </w:r>
      <w:r w:rsidR="00E708E3" w:rsidRPr="003D462E">
        <w:instrText>NOC</w:instrText>
      </w:r>
      <w:r w:rsidR="00E708E3">
        <w:instrText xml:space="preserve">" </w:instrText>
      </w:r>
      <w:r w:rsidR="00E708E3">
        <w:fldChar w:fldCharType="end"/>
      </w:r>
      <w:r>
        <w:t xml:space="preserve"> Spectrum Dashboard. The dashboard automatically creates a service desk ticket. NOC may promote a ticket to a Critical Incident Response Team (CIRT</w:t>
      </w:r>
      <w:r w:rsidR="00E708E3">
        <w:fldChar w:fldCharType="begin"/>
      </w:r>
      <w:r w:rsidR="00E708E3">
        <w:instrText xml:space="preserve"> XE "</w:instrText>
      </w:r>
      <w:r w:rsidR="00E708E3" w:rsidRPr="009A78A8">
        <w:instrText>CIRT</w:instrText>
      </w:r>
      <w:r w:rsidR="00E708E3">
        <w:instrText xml:space="preserve">" </w:instrText>
      </w:r>
      <w:r w:rsidR="00E708E3">
        <w:fldChar w:fldCharType="end"/>
      </w:r>
      <w:r>
        <w:t xml:space="preserve">) for </w:t>
      </w:r>
      <w:r>
        <w:lastRenderedPageBreak/>
        <w:t>resolution. In the Mission Control room, an on-duty Incident Controller monitors the PRTG central dashboard for possible problems.</w:t>
      </w:r>
    </w:p>
    <w:p w:rsidR="00303F4A" w:rsidRDefault="00303F4A" w:rsidP="00303F4A">
      <w:pPr>
        <w:spacing w:before="120" w:after="120"/>
      </w:pPr>
      <w:r>
        <w:t>The following figure shows a sample full view of the PRTG</w:t>
      </w:r>
      <w:r w:rsidR="00C9730B">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fldChar w:fldCharType="end"/>
      </w:r>
      <w:r>
        <w:t xml:space="preserve"> Network Monitor.</w:t>
      </w:r>
    </w:p>
    <w:p w:rsidR="00303F4A" w:rsidRDefault="00303F4A" w:rsidP="00303F4A">
      <w:r>
        <w:rPr>
          <w:noProof/>
        </w:rPr>
        <w:drawing>
          <wp:inline distT="0" distB="0" distL="0" distR="0" wp14:anchorId="11963032" wp14:editId="49C3A28A">
            <wp:extent cx="6016625" cy="390969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G_NetMonitor.JPG"/>
                    <pic:cNvPicPr/>
                  </pic:nvPicPr>
                  <pic:blipFill>
                    <a:blip r:embed="rId22">
                      <a:extLst>
                        <a:ext uri="{28A0092B-C50C-407E-A947-70E740481C1C}">
                          <a14:useLocalDpi xmlns:a14="http://schemas.microsoft.com/office/drawing/2010/main" val="0"/>
                        </a:ext>
                      </a:extLst>
                    </a:blip>
                    <a:stretch>
                      <a:fillRect/>
                    </a:stretch>
                  </pic:blipFill>
                  <pic:spPr>
                    <a:xfrm>
                      <a:off x="0" y="0"/>
                      <a:ext cx="6016625" cy="3909695"/>
                    </a:xfrm>
                    <a:prstGeom prst="rect">
                      <a:avLst/>
                    </a:prstGeom>
                  </pic:spPr>
                </pic:pic>
              </a:graphicData>
            </a:graphic>
          </wp:inline>
        </w:drawing>
      </w:r>
    </w:p>
    <w:p w:rsidR="00303F4A" w:rsidRDefault="00303F4A" w:rsidP="008A5873">
      <w:pPr>
        <w:pStyle w:val="Caption"/>
        <w:spacing w:before="120" w:after="120"/>
        <w:jc w:val="center"/>
      </w:pPr>
      <w:bookmarkStart w:id="47" w:name="_Toc312400829"/>
      <w:r>
        <w:t xml:space="preserve">Figure </w:t>
      </w:r>
      <w:fldSimple w:instr=" SEQ Figure \* ARABIC ">
        <w:r w:rsidR="001D4372">
          <w:rPr>
            <w:noProof/>
          </w:rPr>
          <w:t>9</w:t>
        </w:r>
      </w:fldSimple>
      <w:r>
        <w:t xml:space="preserve"> PRTG</w:t>
      </w:r>
      <w:r w:rsidR="00C9730B">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fldChar w:fldCharType="end"/>
      </w:r>
      <w:r>
        <w:t xml:space="preserve"> Network Monitor</w:t>
      </w:r>
      <w:bookmarkEnd w:id="47"/>
    </w:p>
    <w:p w:rsidR="008E54FB" w:rsidRDefault="008E54FB" w:rsidP="008E54FB">
      <w:pPr>
        <w:spacing w:before="120"/>
      </w:pPr>
      <w:r>
        <w:t>Each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sensor provides shows historical, directions on escalating alerts, instructions on problem research, and sometimes, notes on previous incidents and </w:t>
      </w:r>
      <w:r w:rsidR="000C66FF">
        <w:t>resolutions. The</w:t>
      </w:r>
      <w:r>
        <w:t xml:space="preserve"> following </w:t>
      </w:r>
      <w:r w:rsidR="00303F4A">
        <w:t>sample</w:t>
      </w:r>
      <w:r>
        <w:t xml:space="preserve"> shows a 5 minute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IO Exception report.</w:t>
      </w:r>
    </w:p>
    <w:p w:rsidR="008E54FB" w:rsidRDefault="008E54FB" w:rsidP="008E54FB">
      <w:r>
        <w:rPr>
          <w:noProof/>
        </w:rPr>
        <w:drawing>
          <wp:inline distT="0" distB="0" distL="0" distR="0" wp14:anchorId="713F60B2" wp14:editId="276D8154">
            <wp:extent cx="58293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_IOexception.jpg"/>
                    <pic:cNvPicPr/>
                  </pic:nvPicPr>
                  <pic:blipFill>
                    <a:blip r:embed="rId23">
                      <a:extLst>
                        <a:ext uri="{28A0092B-C50C-407E-A947-70E740481C1C}">
                          <a14:useLocalDpi xmlns:a14="http://schemas.microsoft.com/office/drawing/2010/main" val="0"/>
                        </a:ext>
                      </a:extLst>
                    </a:blip>
                    <a:stretch>
                      <a:fillRect/>
                    </a:stretch>
                  </pic:blipFill>
                  <pic:spPr>
                    <a:xfrm>
                      <a:off x="0" y="0"/>
                      <a:ext cx="5829300" cy="1343025"/>
                    </a:xfrm>
                    <a:prstGeom prst="rect">
                      <a:avLst/>
                    </a:prstGeom>
                  </pic:spPr>
                </pic:pic>
              </a:graphicData>
            </a:graphic>
          </wp:inline>
        </w:drawing>
      </w:r>
    </w:p>
    <w:p w:rsidR="008E54FB" w:rsidRDefault="008E54FB" w:rsidP="008E54FB">
      <w:pPr>
        <w:pStyle w:val="Caption"/>
        <w:jc w:val="center"/>
      </w:pPr>
      <w:bookmarkStart w:id="48" w:name="_Toc312400830"/>
      <w:r>
        <w:t xml:space="preserve">Figure </w:t>
      </w:r>
      <w:r w:rsidR="00EA2C90">
        <w:fldChar w:fldCharType="begin"/>
      </w:r>
      <w:r w:rsidR="00EA2C90">
        <w:instrText xml:space="preserve"> SEQ Figure \* ARABIC </w:instrText>
      </w:r>
      <w:r w:rsidR="00EA2C90">
        <w:fldChar w:fldCharType="separate"/>
      </w:r>
      <w:r w:rsidR="001D4372">
        <w:rPr>
          <w:noProof/>
        </w:rPr>
        <w:t>10</w:t>
      </w:r>
      <w:r w:rsidR="00EA2C90">
        <w:rPr>
          <w:noProof/>
        </w:rPr>
        <w:fldChar w:fldCharType="end"/>
      </w:r>
      <w:r>
        <w:t xml:space="preserve">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IO Exception</w:t>
      </w:r>
      <w:bookmarkEnd w:id="48"/>
    </w:p>
    <w:p w:rsidR="008E54FB" w:rsidRPr="00B342C2" w:rsidRDefault="008E54FB" w:rsidP="008E54FB">
      <w:pPr>
        <w:rPr>
          <w:b/>
        </w:rPr>
      </w:pPr>
      <w:r w:rsidRPr="00B342C2">
        <w:rPr>
          <w:b/>
        </w:rPr>
        <w:t>Also See</w:t>
      </w:r>
    </w:p>
    <w:p w:rsidR="008E54FB" w:rsidRDefault="008E54FB" w:rsidP="008E54FB">
      <w:r>
        <w:t>“PRTG</w:t>
      </w:r>
      <w:r w:rsidR="00C9730B">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fldChar w:fldCharType="end"/>
      </w:r>
      <w:r>
        <w:t xml:space="preserve"> Alert Framework” </w:t>
      </w:r>
      <w:r w:rsidR="00A2275E">
        <w:t xml:space="preserve">at </w:t>
      </w:r>
      <w:hyperlink r:id="rId24" w:history="1">
        <w:r w:rsidR="00576BF7" w:rsidRPr="00E20DE6">
          <w:rPr>
            <w:rStyle w:val="Hyperlink"/>
          </w:rPr>
          <w: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w:t>
        </w:r>
        <w:r w:rsidR="00576BF7" w:rsidRPr="00E20DE6">
          <w:rPr>
            <w:rStyle w:val="Hyperlink"/>
          </w:rPr>
          <w:lastRenderedPageBreak/>
          <w:t>120005617996FC3AE2747809B62081EE5F1B4&amp;View={6DA69BD2-25DE-48A5-A0B8-039239D5C7F8}</w:t>
        </w:r>
      </w:hyperlink>
      <w:r w:rsidR="00576BF7">
        <w:t xml:space="preserve"> </w:t>
      </w:r>
      <w:r w:rsidR="00303F4A">
        <w:t xml:space="preserve">and </w:t>
      </w:r>
      <w:hyperlink r:id="rId25" w:history="1">
        <w:r w:rsidR="00303F4A" w:rsidRPr="00F50EAA">
          <w:rPr>
            <w:rStyle w:val="Hyperlink"/>
          </w:rPr>
          <w:t>http://prtg/m/home.htm</w:t>
        </w:r>
      </w:hyperlink>
      <w:r w:rsidR="00303F4A">
        <w:t xml:space="preserve"> for a view of the PRTG</w:t>
      </w:r>
      <w:r w:rsidR="00C9730B">
        <w:fldChar w:fldCharType="begin"/>
      </w:r>
      <w:r w:rsidR="00C9730B">
        <w:instrText xml:space="preserve"> XE "</w:instrText>
      </w:r>
      <w:r w:rsidR="00C9730B" w:rsidRPr="00953095">
        <w:rPr>
          <w:rFonts w:cs="Arial"/>
          <w:color w:val="000000"/>
          <w:szCs w:val="22"/>
          <w:lang w:val="en"/>
        </w:rPr>
        <w:instrText>PRTG</w:instrText>
      </w:r>
      <w:r w:rsidR="00C9730B">
        <w:instrText xml:space="preserve">" </w:instrText>
      </w:r>
      <w:r w:rsidR="00C9730B">
        <w:fldChar w:fldCharType="end"/>
      </w:r>
      <w:r w:rsidR="00303F4A">
        <w:t xml:space="preserve"> Network Monitor.</w:t>
      </w:r>
    </w:p>
    <w:p w:rsidR="00433363" w:rsidRDefault="00433363" w:rsidP="00433363">
      <w:pPr>
        <w:pStyle w:val="Heading2"/>
      </w:pPr>
      <w:bookmarkStart w:id="49" w:name="_Toc312400788"/>
      <w:r>
        <w:t>Logging Services</w:t>
      </w:r>
      <w:bookmarkEnd w:id="49"/>
    </w:p>
    <w:p w:rsidR="00433363" w:rsidRDefault="00433363" w:rsidP="00433363">
      <w:pPr>
        <w:tabs>
          <w:tab w:val="left" w:pos="720"/>
        </w:tabs>
        <w:spacing w:before="120"/>
      </w:pPr>
      <w:r>
        <w:t>The results of monitoring are recorded in the domain folder (for example, PROD_FINANCE) in the host server. These Hawk</w:t>
      </w:r>
      <w:r w:rsidR="00C9730B">
        <w:fldChar w:fldCharType="begin"/>
      </w:r>
      <w:r w:rsidR="00C9730B">
        <w:instrText xml:space="preserve"> XE "</w:instrText>
      </w:r>
      <w:r w:rsidR="00C9730B" w:rsidRPr="00F72B88">
        <w:instrText>BusinessWorks:Hawk</w:instrText>
      </w:r>
      <w:r w:rsidR="00C9730B">
        <w:instrText xml:space="preserve">" </w:instrText>
      </w:r>
      <w:r w:rsidR="00C9730B">
        <w:fldChar w:fldCharType="end"/>
      </w:r>
      <w:r>
        <w:t xml:space="preserve"> logs are maintained and updated every second and minute. Asurion uses the Tibco </w:t>
      </w:r>
      <w:r w:rsidR="00C91495">
        <w:t>`</w:t>
      </w:r>
      <w:r>
        <w:t>Administrator to monitor, manage, deploy, and undeploy monitoring archives (MARs). The team also uses the Tibco Enterprise RTView dashboard console to display the current status of various BW and EMS servers.</w:t>
      </w:r>
    </w:p>
    <w:p w:rsidR="00246E76" w:rsidRDefault="00246E76" w:rsidP="00246E76">
      <w:pPr>
        <w:pStyle w:val="Heading1"/>
      </w:pPr>
      <w:bookmarkStart w:id="50" w:name="_Toc311726784"/>
      <w:bookmarkStart w:id="51" w:name="_Toc312400789"/>
      <w:r>
        <w:t>Incident Management and Error Reporting</w:t>
      </w:r>
      <w:bookmarkEnd w:id="50"/>
      <w:bookmarkEnd w:id="51"/>
    </w:p>
    <w:p w:rsidR="00246E76" w:rsidRDefault="00246E76" w:rsidP="00246E76">
      <w:r>
        <w:t>Asurion product development, production deployment, and maintenance support involves reliable systems of error reporting, SQA</w:t>
      </w:r>
      <w:r>
        <w:fldChar w:fldCharType="begin"/>
      </w:r>
      <w:r>
        <w:instrText xml:space="preserve"> XE "</w:instrText>
      </w:r>
      <w:r w:rsidRPr="009B0628">
        <w:instrText>SQA</w:instrText>
      </w:r>
      <w:r>
        <w:instrText xml:space="preserve">" </w:instrText>
      </w:r>
      <w:r>
        <w:fldChar w:fldCharType="end"/>
      </w:r>
      <w:r>
        <w:t xml:space="preserve"> management, and functional testing. This section summarizes these closely related services.</w:t>
      </w:r>
    </w:p>
    <w:p w:rsidR="00246E76" w:rsidRDefault="00246E76" w:rsidP="00246E76">
      <w:pPr>
        <w:pStyle w:val="Heading2"/>
      </w:pPr>
      <w:bookmarkStart w:id="52" w:name="_Toc311726785"/>
      <w:bookmarkStart w:id="53" w:name="_Toc312400790"/>
      <w:r>
        <w:t>Incident Management</w:t>
      </w:r>
      <w:bookmarkEnd w:id="52"/>
      <w:bookmarkEnd w:id="53"/>
    </w:p>
    <w:p w:rsidR="00246E76" w:rsidRDefault="00246E76" w:rsidP="00246E76">
      <w:r>
        <w:t>Incident Management (IM)</w:t>
      </w:r>
      <w:r>
        <w:fldChar w:fldCharType="begin"/>
      </w:r>
      <w:r>
        <w:instrText xml:space="preserve"> XE "</w:instrText>
      </w:r>
      <w:r w:rsidRPr="009C55FB">
        <w:instrText>Incident Management (IM)</w:instrText>
      </w:r>
      <w:r>
        <w:instrText xml:space="preserve">" </w:instrText>
      </w:r>
      <w:r>
        <w:fldChar w:fldCharType="end"/>
      </w:r>
      <w:r>
        <w:t xml:space="preserve"> processes enables Asurion SQA</w:t>
      </w:r>
      <w:r>
        <w:fldChar w:fldCharType="begin"/>
      </w:r>
      <w:r>
        <w:instrText xml:space="preserve"> XE "</w:instrText>
      </w:r>
      <w:r w:rsidRPr="009B0628">
        <w:instrText>SQA</w:instrText>
      </w:r>
      <w:r>
        <w:instrText xml:space="preserve">" </w:instrText>
      </w:r>
      <w:r>
        <w:fldChar w:fldCharType="end"/>
      </w:r>
      <w:r>
        <w:t xml:space="preserve"> to identify an issue or problem, assign responsibility for researching and resolving the issue, and send out appropriate notifications.  A typical IM ticket can flow involve the following steps:</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Receive incident notice (from emails, monitoring systems, and phone calls)</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Create an incident ticket</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Collect ticket details</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Determine if the ticket will be further processed or cancelled</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Categorize and prioritize the ticket (P1, P6, and so on)</w:t>
      </w:r>
    </w:p>
    <w:p w:rsidR="00246E76" w:rsidRPr="00647D79" w:rsidRDefault="000C66FF" w:rsidP="00246E76">
      <w:pPr>
        <w:pStyle w:val="ListParagraph"/>
        <w:numPr>
          <w:ilvl w:val="0"/>
          <w:numId w:val="36"/>
        </w:numPr>
        <w:rPr>
          <w:rFonts w:ascii="Arial" w:hAnsi="Arial" w:cs="Arial"/>
          <w:sz w:val="22"/>
          <w:szCs w:val="22"/>
        </w:rPr>
      </w:pPr>
      <w:r w:rsidRPr="00647D79">
        <w:rPr>
          <w:rFonts w:ascii="Arial" w:hAnsi="Arial" w:cs="Arial"/>
          <w:sz w:val="22"/>
          <w:szCs w:val="22"/>
        </w:rPr>
        <w:t>Determine</w:t>
      </w:r>
      <w:r w:rsidR="00246E76" w:rsidRPr="00647D79">
        <w:rPr>
          <w:rFonts w:ascii="Arial" w:hAnsi="Arial" w:cs="Arial"/>
          <w:sz w:val="22"/>
          <w:szCs w:val="22"/>
        </w:rPr>
        <w:t xml:space="preserve"> if a CIRT</w:t>
      </w:r>
      <w:r w:rsidR="00246E76" w:rsidRPr="00647D79">
        <w:rPr>
          <w:rFonts w:ascii="Arial" w:hAnsi="Arial" w:cs="Arial"/>
          <w:sz w:val="22"/>
          <w:szCs w:val="22"/>
        </w:rPr>
        <w:fldChar w:fldCharType="begin"/>
      </w:r>
      <w:r w:rsidR="00246E76" w:rsidRPr="00647D79">
        <w:rPr>
          <w:rFonts w:ascii="Arial" w:hAnsi="Arial" w:cs="Arial"/>
          <w:sz w:val="22"/>
          <w:szCs w:val="22"/>
        </w:rPr>
        <w:instrText xml:space="preserve"> XE "CIRT" </w:instrText>
      </w:r>
      <w:r w:rsidR="00246E76" w:rsidRPr="00647D79">
        <w:rPr>
          <w:rFonts w:ascii="Arial" w:hAnsi="Arial" w:cs="Arial"/>
          <w:sz w:val="22"/>
          <w:szCs w:val="22"/>
        </w:rPr>
        <w:fldChar w:fldCharType="end"/>
      </w:r>
      <w:r w:rsidR="00246E76" w:rsidRPr="00647D79">
        <w:rPr>
          <w:rFonts w:ascii="Arial" w:hAnsi="Arial" w:cs="Arial"/>
          <w:sz w:val="22"/>
          <w:szCs w:val="22"/>
        </w:rPr>
        <w:t xml:space="preserve"> will be created</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Determine if the issue is extreme or not</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Decide to involve NOC</w:t>
      </w:r>
      <w:r w:rsidRPr="00647D79">
        <w:rPr>
          <w:rFonts w:ascii="Arial" w:hAnsi="Arial" w:cs="Arial"/>
          <w:sz w:val="22"/>
          <w:szCs w:val="22"/>
        </w:rPr>
        <w:fldChar w:fldCharType="begin"/>
      </w:r>
      <w:r w:rsidRPr="00647D79">
        <w:rPr>
          <w:rFonts w:ascii="Arial" w:hAnsi="Arial" w:cs="Arial"/>
          <w:sz w:val="22"/>
          <w:szCs w:val="22"/>
        </w:rPr>
        <w:instrText xml:space="preserve"> XE "NOC" </w:instrText>
      </w:r>
      <w:r w:rsidRPr="00647D79">
        <w:rPr>
          <w:rFonts w:ascii="Arial" w:hAnsi="Arial" w:cs="Arial"/>
          <w:sz w:val="22"/>
          <w:szCs w:val="22"/>
        </w:rPr>
        <w:fldChar w:fldCharType="end"/>
      </w:r>
      <w:r w:rsidRPr="00647D79">
        <w:rPr>
          <w:rFonts w:ascii="Arial" w:hAnsi="Arial" w:cs="Arial"/>
          <w:sz w:val="22"/>
          <w:szCs w:val="22"/>
        </w:rPr>
        <w:t xml:space="preserve"> or not</w:t>
      </w:r>
    </w:p>
    <w:p w:rsidR="00246E76" w:rsidRPr="00647D79" w:rsidRDefault="00246E76" w:rsidP="00246E76">
      <w:pPr>
        <w:pStyle w:val="ListParagraph"/>
        <w:numPr>
          <w:ilvl w:val="0"/>
          <w:numId w:val="36"/>
        </w:numPr>
        <w:rPr>
          <w:rFonts w:ascii="Arial" w:hAnsi="Arial" w:cs="Arial"/>
          <w:sz w:val="22"/>
          <w:szCs w:val="22"/>
        </w:rPr>
      </w:pPr>
      <w:r w:rsidRPr="00647D79">
        <w:rPr>
          <w:rFonts w:ascii="Arial" w:hAnsi="Arial" w:cs="Arial"/>
          <w:sz w:val="22"/>
          <w:szCs w:val="22"/>
        </w:rPr>
        <w:t>Assign to appropriate team for issue troubleshooting and resolution</w:t>
      </w:r>
    </w:p>
    <w:p w:rsidR="00246E76" w:rsidRPr="009C1010" w:rsidRDefault="00246E76" w:rsidP="00246E76">
      <w:pPr>
        <w:spacing w:before="120" w:after="120"/>
        <w:rPr>
          <w:b/>
        </w:rPr>
      </w:pPr>
      <w:r w:rsidRPr="009C1010">
        <w:rPr>
          <w:b/>
        </w:rPr>
        <w:t>Also See</w:t>
      </w:r>
    </w:p>
    <w:p w:rsidR="00246E76" w:rsidRDefault="00246E76" w:rsidP="00246E76">
      <w:pPr>
        <w:tabs>
          <w:tab w:val="left" w:pos="720"/>
        </w:tabs>
        <w:spacing w:before="120"/>
      </w:pPr>
      <w:r>
        <w:t xml:space="preserve">“IncidentManagement_Sample.vsd,” “IM V2.0” tab, at </w:t>
      </w:r>
      <w:hyperlink r:id="rId26" w:history="1">
        <w:r w:rsidRPr="00D1207D">
          <w:rPr>
            <w:rStyle w:val="Hyperlink"/>
          </w:rPr>
          <w:t>https://oneteam/Teams/OrganizationalTeams/TechnologyProducts/RelationshipProductMgmt/ProductMgmtBackOffice/HRFinanceLegal/SubscriberBilling/Shared%20Documents/Forms/AllItems.aspx?FolderCTID=0x0120005617996FC3AE2747809B62081EE5F1B4&amp;View={6da69bd2-25de-48a5-a0b8-039239d5c7f8}&amp;RootFolder=%2FTeams%2FOrganizationalTeams%2FTechnologyProducts%2FRelationshipProductMgmt%2FProductMgmtBackOffice%2FHRFinanceLegal%2FSubscriberBilling%2FShared%20Documents%2FAsurion%20Subscriber%20Billing%20System%20Specs&amp;TreeField=Folders&amp;TreeValue=Asurion%20Subscriber%20Billing%20System%20Specs&amp;ProcessQStringToCAML=1&amp;SortField=Modified&amp;SortDir=Desc</w:t>
        </w:r>
      </w:hyperlink>
    </w:p>
    <w:p w:rsidR="00C20FD9" w:rsidRDefault="00246E76" w:rsidP="00C20FD9">
      <w:pPr>
        <w:pStyle w:val="Heading2"/>
      </w:pPr>
      <w:bookmarkStart w:id="54" w:name="_Toc312400791"/>
      <w:r>
        <w:t xml:space="preserve">Problem Issue and </w:t>
      </w:r>
      <w:r w:rsidR="00C20FD9">
        <w:t>Error Reporting</w:t>
      </w:r>
      <w:bookmarkEnd w:id="54"/>
    </w:p>
    <w:p w:rsidR="00C20FD9" w:rsidRDefault="009B0A64" w:rsidP="002C318D">
      <w:pPr>
        <w:tabs>
          <w:tab w:val="left" w:pos="720"/>
        </w:tabs>
        <w:spacing w:before="120"/>
      </w:pPr>
      <w:r>
        <w:t xml:space="preserve">Asurion uses </w:t>
      </w:r>
      <w:r w:rsidR="00A943E9">
        <w:t>Daily CIRT</w:t>
      </w:r>
      <w:r w:rsidR="00E708E3">
        <w:fldChar w:fldCharType="begin"/>
      </w:r>
      <w:r w:rsidR="00E708E3">
        <w:instrText xml:space="preserve"> XE "</w:instrText>
      </w:r>
      <w:r w:rsidR="00E708E3" w:rsidRPr="009A78A8">
        <w:instrText>CIRT</w:instrText>
      </w:r>
      <w:r w:rsidR="00E708E3">
        <w:instrText xml:space="preserve">" </w:instrText>
      </w:r>
      <w:r w:rsidR="00E708E3">
        <w:fldChar w:fldCharType="end"/>
      </w:r>
      <w:r w:rsidR="00A943E9">
        <w:t xml:space="preserve"> and Alert reports </w:t>
      </w:r>
      <w:r w:rsidR="00914B7C">
        <w:t>to identify errors in Subscriber Billing System development, implementation, and operations.</w:t>
      </w:r>
    </w:p>
    <w:p w:rsidR="009B0A64" w:rsidRDefault="009B0A64" w:rsidP="00996409">
      <w:pPr>
        <w:pStyle w:val="Heading3"/>
      </w:pPr>
      <w:bookmarkStart w:id="55" w:name="_Toc312400792"/>
      <w:r>
        <w:lastRenderedPageBreak/>
        <w:t>CIRT</w:t>
      </w:r>
      <w:r w:rsidR="00905A53">
        <w:t xml:space="preserve"> Report</w:t>
      </w:r>
      <w:r w:rsidR="004F3F5C">
        <w:t>s</w:t>
      </w:r>
      <w:bookmarkEnd w:id="55"/>
    </w:p>
    <w:p w:rsidR="00D07795" w:rsidRDefault="00BD081C" w:rsidP="008614DB">
      <w:pPr>
        <w:tabs>
          <w:tab w:val="left" w:pos="720"/>
        </w:tabs>
        <w:spacing w:before="120"/>
      </w:pPr>
      <w:r>
        <w:t xml:space="preserve">Twice a </w:t>
      </w:r>
      <w:r w:rsidR="004260CE">
        <w:t xml:space="preserve">day </w:t>
      </w:r>
      <w:r w:rsidR="00D07795">
        <w:t xml:space="preserve">(currently, at 12am and 12pm EST), </w:t>
      </w:r>
      <w:r w:rsidR="004260CE">
        <w:t xml:space="preserve">the </w:t>
      </w:r>
      <w:r w:rsidR="00914B7C">
        <w:t>system a</w:t>
      </w:r>
      <w:r>
        <w:t xml:space="preserve">utomatically </w:t>
      </w:r>
      <w:r w:rsidR="00914B7C">
        <w:t>generates a Critical Incident Response Team (CIRT</w:t>
      </w:r>
      <w:r w:rsidR="00E708E3">
        <w:fldChar w:fldCharType="begin"/>
      </w:r>
      <w:r w:rsidR="00E708E3">
        <w:instrText xml:space="preserve"> XE "</w:instrText>
      </w:r>
      <w:r w:rsidR="00E708E3" w:rsidRPr="009A78A8">
        <w:instrText>CIRT</w:instrText>
      </w:r>
      <w:r w:rsidR="00E708E3">
        <w:instrText xml:space="preserve">" </w:instrText>
      </w:r>
      <w:r w:rsidR="00E708E3">
        <w:fldChar w:fldCharType="end"/>
      </w:r>
      <w:r w:rsidR="00914B7C">
        <w:t xml:space="preserve">) report. </w:t>
      </w:r>
      <w:r w:rsidR="003761D3">
        <w:t xml:space="preserve">Each incident </w:t>
      </w:r>
      <w:r w:rsidR="00914B7C">
        <w:t xml:space="preserve">cited in the report </w:t>
      </w:r>
      <w:r w:rsidR="003761D3">
        <w:t>i</w:t>
      </w:r>
      <w:r w:rsidR="00914B7C">
        <w:t xml:space="preserve">s summarized in terms of a CIRT </w:t>
      </w:r>
      <w:r w:rsidR="003761D3">
        <w:t>number, incident controller, brief description, resolution/</w:t>
      </w:r>
      <w:r w:rsidR="000C66FF">
        <w:t>latest</w:t>
      </w:r>
      <w:r w:rsidR="003761D3">
        <w:t xml:space="preserve"> updates, current s</w:t>
      </w:r>
      <w:r w:rsidR="008614DB">
        <w:t xml:space="preserve">tatus, start time, and end time (or none, if the system is still running). </w:t>
      </w:r>
      <w:r w:rsidR="00D07795">
        <w:t>The following figure shows a sample daily CIRT</w:t>
      </w:r>
      <w:r w:rsidR="00E708E3">
        <w:fldChar w:fldCharType="begin"/>
      </w:r>
      <w:r w:rsidR="00E708E3">
        <w:instrText xml:space="preserve"> XE "</w:instrText>
      </w:r>
      <w:r w:rsidR="00E708E3" w:rsidRPr="00015BFB">
        <w:instrText>CIRT</w:instrText>
      </w:r>
      <w:r w:rsidR="00E708E3">
        <w:instrText xml:space="preserve">" </w:instrText>
      </w:r>
      <w:r w:rsidR="00E708E3">
        <w:fldChar w:fldCharType="end"/>
      </w:r>
      <w:r w:rsidR="00D07795">
        <w:t xml:space="preserve"> report.</w:t>
      </w:r>
    </w:p>
    <w:p w:rsidR="00D07795" w:rsidRDefault="008614DB" w:rsidP="002C318D">
      <w:pPr>
        <w:tabs>
          <w:tab w:val="left" w:pos="720"/>
        </w:tabs>
        <w:spacing w:before="120"/>
      </w:pPr>
      <w:r>
        <w:rPr>
          <w:noProof/>
        </w:rPr>
        <w:drawing>
          <wp:inline distT="0" distB="0" distL="0" distR="0" wp14:anchorId="1B5625EA" wp14:editId="52F9345C">
            <wp:extent cx="6018022" cy="13716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T1.JPG"/>
                    <pic:cNvPicPr/>
                  </pic:nvPicPr>
                  <pic:blipFill>
                    <a:blip r:embed="rId27">
                      <a:extLst>
                        <a:ext uri="{28A0092B-C50C-407E-A947-70E740481C1C}">
                          <a14:useLocalDpi xmlns:a14="http://schemas.microsoft.com/office/drawing/2010/main" val="0"/>
                        </a:ext>
                      </a:extLst>
                    </a:blip>
                    <a:stretch>
                      <a:fillRect/>
                    </a:stretch>
                  </pic:blipFill>
                  <pic:spPr>
                    <a:xfrm>
                      <a:off x="0" y="0"/>
                      <a:ext cx="6016625" cy="1371282"/>
                    </a:xfrm>
                    <a:prstGeom prst="rect">
                      <a:avLst/>
                    </a:prstGeom>
                  </pic:spPr>
                </pic:pic>
              </a:graphicData>
            </a:graphic>
          </wp:inline>
        </w:drawing>
      </w:r>
    </w:p>
    <w:p w:rsidR="00956F6F" w:rsidRDefault="008614DB" w:rsidP="004F3F5C">
      <w:pPr>
        <w:pStyle w:val="Caption"/>
        <w:spacing w:before="120" w:after="0"/>
        <w:jc w:val="center"/>
      </w:pPr>
      <w:bookmarkStart w:id="56" w:name="_Toc312400831"/>
      <w:r>
        <w:t xml:space="preserve">Figure </w:t>
      </w:r>
      <w:fldSimple w:instr=" SEQ Figure \* ARABIC ">
        <w:r w:rsidR="001D4372">
          <w:rPr>
            <w:noProof/>
          </w:rPr>
          <w:t>11</w:t>
        </w:r>
      </w:fldSimple>
      <w:r>
        <w:t>. Daily CIRT Report (1)</w:t>
      </w:r>
      <w:bookmarkEnd w:id="56"/>
    </w:p>
    <w:p w:rsidR="00956F6F" w:rsidRDefault="008614DB" w:rsidP="004F3F5C">
      <w:pPr>
        <w:tabs>
          <w:tab w:val="left" w:pos="720"/>
        </w:tabs>
      </w:pPr>
      <w:r>
        <w:t>and</w:t>
      </w:r>
    </w:p>
    <w:p w:rsidR="008614DB" w:rsidRDefault="008614DB" w:rsidP="004F3F5C">
      <w:pPr>
        <w:tabs>
          <w:tab w:val="left" w:pos="720"/>
        </w:tabs>
        <w:jc w:val="center"/>
      </w:pPr>
      <w:r>
        <w:rPr>
          <w:noProof/>
        </w:rPr>
        <w:drawing>
          <wp:inline distT="0" distB="0" distL="0" distR="0" wp14:anchorId="26B6969A" wp14:editId="45BC6351">
            <wp:extent cx="3030279" cy="1336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T2.JPG"/>
                    <pic:cNvPicPr/>
                  </pic:nvPicPr>
                  <pic:blipFill>
                    <a:blip r:embed="rId28">
                      <a:extLst>
                        <a:ext uri="{28A0092B-C50C-407E-A947-70E740481C1C}">
                          <a14:useLocalDpi xmlns:a14="http://schemas.microsoft.com/office/drawing/2010/main" val="0"/>
                        </a:ext>
                      </a:extLst>
                    </a:blip>
                    <a:stretch>
                      <a:fillRect/>
                    </a:stretch>
                  </pic:blipFill>
                  <pic:spPr>
                    <a:xfrm>
                      <a:off x="0" y="0"/>
                      <a:ext cx="3033056" cy="1337409"/>
                    </a:xfrm>
                    <a:prstGeom prst="rect">
                      <a:avLst/>
                    </a:prstGeom>
                  </pic:spPr>
                </pic:pic>
              </a:graphicData>
            </a:graphic>
          </wp:inline>
        </w:drawing>
      </w:r>
    </w:p>
    <w:p w:rsidR="008614DB" w:rsidRDefault="008614DB" w:rsidP="008614DB">
      <w:pPr>
        <w:pStyle w:val="Caption"/>
        <w:spacing w:before="120" w:after="120"/>
        <w:jc w:val="center"/>
      </w:pPr>
      <w:bookmarkStart w:id="57" w:name="_Toc312400832"/>
      <w:r>
        <w:t xml:space="preserve">Figure </w:t>
      </w:r>
      <w:fldSimple w:instr=" SEQ Figure \* ARABIC ">
        <w:r w:rsidR="001D4372">
          <w:rPr>
            <w:noProof/>
          </w:rPr>
          <w:t>12</w:t>
        </w:r>
      </w:fldSimple>
      <w:r>
        <w:t>. Daily CIRT Report (2)</w:t>
      </w:r>
      <w:bookmarkEnd w:id="57"/>
    </w:p>
    <w:p w:rsidR="00246E76" w:rsidRDefault="008614DB" w:rsidP="002C318D">
      <w:pPr>
        <w:tabs>
          <w:tab w:val="left" w:pos="720"/>
        </w:tabs>
        <w:spacing w:before="120"/>
      </w:pPr>
      <w:r>
        <w:t xml:space="preserve">The </w:t>
      </w:r>
      <w:r w:rsidR="004F3F5C">
        <w:t xml:space="preserve">Asurion </w:t>
      </w:r>
      <w:r>
        <w:t>NOC</w:t>
      </w:r>
      <w:r w:rsidR="00E708E3">
        <w:fldChar w:fldCharType="begin"/>
      </w:r>
      <w:r w:rsidR="00E708E3">
        <w:instrText xml:space="preserve"> XE "</w:instrText>
      </w:r>
      <w:r w:rsidR="00E708E3" w:rsidRPr="003D462E">
        <w:instrText>NOC</w:instrText>
      </w:r>
      <w:r w:rsidR="00E708E3">
        <w:instrText xml:space="preserve">" </w:instrText>
      </w:r>
      <w:r w:rsidR="00E708E3">
        <w:fldChar w:fldCharType="end"/>
      </w:r>
      <w:r>
        <w:t xml:space="preserve"> team issues reports, summarizing all P6-level </w:t>
      </w:r>
      <w:r w:rsidR="004F3F5C">
        <w:t xml:space="preserve">incidents from </w:t>
      </w:r>
      <w:r>
        <w:t xml:space="preserve">CIRTS in the past </w:t>
      </w:r>
      <w:r w:rsidR="004F3F5C">
        <w:t>day</w:t>
      </w:r>
      <w:r>
        <w:t xml:space="preserve">, identifying the </w:t>
      </w:r>
      <w:r w:rsidR="004F3F5C">
        <w:t xml:space="preserve">responsible </w:t>
      </w:r>
      <w:r>
        <w:t xml:space="preserve">team and number of incidents. </w:t>
      </w:r>
    </w:p>
    <w:p w:rsidR="003761D3" w:rsidRDefault="008614DB" w:rsidP="00246E76">
      <w:pPr>
        <w:keepNext/>
        <w:tabs>
          <w:tab w:val="left" w:pos="720"/>
        </w:tabs>
        <w:spacing w:before="120"/>
      </w:pPr>
      <w:r>
        <w:lastRenderedPageBreak/>
        <w:t>For example:</w:t>
      </w:r>
    </w:p>
    <w:p w:rsidR="00914B7C" w:rsidRDefault="00176827" w:rsidP="00176827">
      <w:pPr>
        <w:tabs>
          <w:tab w:val="left" w:pos="720"/>
        </w:tabs>
        <w:spacing w:before="120"/>
        <w:jc w:val="center"/>
      </w:pPr>
      <w:r>
        <w:rPr>
          <w:noProof/>
        </w:rPr>
        <w:drawing>
          <wp:inline distT="0" distB="0" distL="0" distR="0" wp14:anchorId="673AFE4E" wp14:editId="5D3AD50B">
            <wp:extent cx="26479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C_CIRT_report_sample.JPG"/>
                    <pic:cNvPicPr/>
                  </pic:nvPicPr>
                  <pic:blipFill>
                    <a:blip r:embed="rId29">
                      <a:extLst>
                        <a:ext uri="{28A0092B-C50C-407E-A947-70E740481C1C}">
                          <a14:useLocalDpi xmlns:a14="http://schemas.microsoft.com/office/drawing/2010/main" val="0"/>
                        </a:ext>
                      </a:extLst>
                    </a:blip>
                    <a:stretch>
                      <a:fillRect/>
                    </a:stretch>
                  </pic:blipFill>
                  <pic:spPr>
                    <a:xfrm>
                      <a:off x="0" y="0"/>
                      <a:ext cx="2647950" cy="3143250"/>
                    </a:xfrm>
                    <a:prstGeom prst="rect">
                      <a:avLst/>
                    </a:prstGeom>
                  </pic:spPr>
                </pic:pic>
              </a:graphicData>
            </a:graphic>
          </wp:inline>
        </w:drawing>
      </w:r>
    </w:p>
    <w:p w:rsidR="00914B7C" w:rsidRDefault="004F3F5C" w:rsidP="004D1ED3">
      <w:pPr>
        <w:pStyle w:val="Caption"/>
        <w:spacing w:before="120" w:after="0"/>
        <w:jc w:val="center"/>
      </w:pPr>
      <w:bookmarkStart w:id="58" w:name="_Toc312400833"/>
      <w:r>
        <w:t xml:space="preserve">Figure </w:t>
      </w:r>
      <w:fldSimple w:instr=" SEQ Figure \* ARABIC ">
        <w:r w:rsidR="001D4372">
          <w:rPr>
            <w:noProof/>
          </w:rPr>
          <w:t>13</w:t>
        </w:r>
      </w:fldSimple>
      <w:r>
        <w:t>. NOC</w:t>
      </w:r>
      <w:r w:rsidR="00E708E3">
        <w:fldChar w:fldCharType="begin"/>
      </w:r>
      <w:r w:rsidR="00E708E3">
        <w:instrText xml:space="preserve"> XE "</w:instrText>
      </w:r>
      <w:r w:rsidR="00E708E3" w:rsidRPr="003D462E">
        <w:instrText>NOC</w:instrText>
      </w:r>
      <w:r w:rsidR="00E708E3">
        <w:instrText xml:space="preserve">" </w:instrText>
      </w:r>
      <w:r w:rsidR="00E708E3">
        <w:fldChar w:fldCharType="end"/>
      </w:r>
      <w:r>
        <w:t xml:space="preserve"> CIRT P6 Incidents Summary Report</w:t>
      </w:r>
      <w:bookmarkEnd w:id="58"/>
    </w:p>
    <w:p w:rsidR="00FC7A40" w:rsidRPr="00FC7A40" w:rsidRDefault="00FC7A40" w:rsidP="00FC7A40">
      <w:pPr>
        <w:spacing w:before="120"/>
        <w:rPr>
          <w:b/>
        </w:rPr>
      </w:pPr>
      <w:bookmarkStart w:id="59" w:name="_Ref309124024"/>
      <w:r w:rsidRPr="00FC7A40">
        <w:rPr>
          <w:b/>
        </w:rPr>
        <w:t>Also See</w:t>
      </w:r>
    </w:p>
    <w:p w:rsidR="00FC7A40" w:rsidRDefault="0018098C" w:rsidP="00FC7A40">
      <w:pPr>
        <w:spacing w:before="120"/>
      </w:pPr>
      <w:r>
        <w:t xml:space="preserve">Instructions on creating a CIRT email </w:t>
      </w:r>
      <w:r w:rsidR="00FC7A40">
        <w:t xml:space="preserve">at the Syswiki site </w:t>
      </w:r>
      <w:hyperlink r:id="rId30" w:history="1">
        <w:r w:rsidR="00FC7A40" w:rsidRPr="00533EAA">
          <w:rPr>
            <w:rStyle w:val="Hyperlink"/>
          </w:rPr>
          <w:t>https://syswiki.int.asurion.com/index.php/CIRT_-_Email_Creation</w:t>
        </w:r>
      </w:hyperlink>
      <w:r w:rsidR="00FC7A40">
        <w:t>.</w:t>
      </w:r>
    </w:p>
    <w:p w:rsidR="00FC7A40" w:rsidRDefault="00FC7A40" w:rsidP="00FC7A40"/>
    <w:p w:rsidR="00996409" w:rsidRDefault="00996409" w:rsidP="004D1ED3">
      <w:pPr>
        <w:pStyle w:val="Heading3"/>
        <w:spacing w:before="120"/>
      </w:pPr>
      <w:bookmarkStart w:id="60" w:name="_Toc312400793"/>
      <w:r>
        <w:t>Alerts</w:t>
      </w:r>
      <w:bookmarkEnd w:id="59"/>
      <w:bookmarkEnd w:id="60"/>
    </w:p>
    <w:p w:rsidR="00086AD6" w:rsidRPr="00086AD6" w:rsidRDefault="00086AD6" w:rsidP="00086AD6">
      <w:r>
        <w:t xml:space="preserve">The Asurion team relies upon alerts </w:t>
      </w:r>
      <w:r w:rsidR="00820620">
        <w:t xml:space="preserve">from </w:t>
      </w:r>
      <w:r>
        <w:t xml:space="preserve">the </w:t>
      </w:r>
      <w:r w:rsidR="00820620">
        <w:t>BW Hawk</w:t>
      </w:r>
      <w:r w:rsidR="00E708E3">
        <w:fldChar w:fldCharType="begin"/>
      </w:r>
      <w:r w:rsidR="00E708E3">
        <w:instrText xml:space="preserve"> XE "</w:instrText>
      </w:r>
      <w:r w:rsidR="00E708E3" w:rsidRPr="00516D98">
        <w:instrText>Hawk</w:instrText>
      </w:r>
      <w:r w:rsidR="00E708E3">
        <w:instrText xml:space="preserve">" </w:instrText>
      </w:r>
      <w:r w:rsidR="00E708E3">
        <w:fldChar w:fldCharType="end"/>
      </w:r>
      <w:r w:rsidR="00820620">
        <w:t xml:space="preserve"> and Tibco Administrator</w:t>
      </w:r>
      <w:r w:rsidR="00E708E3">
        <w:fldChar w:fldCharType="begin"/>
      </w:r>
      <w:r w:rsidR="00E708E3">
        <w:instrText xml:space="preserve"> XE "</w:instrText>
      </w:r>
      <w:r w:rsidR="00E708E3" w:rsidRPr="00AF78EF">
        <w:instrText>Tibco Administrator</w:instrText>
      </w:r>
      <w:r w:rsidR="00E708E3">
        <w:instrText xml:space="preserve">" </w:instrText>
      </w:r>
      <w:r w:rsidR="00E708E3">
        <w:fldChar w:fldCharType="end"/>
      </w:r>
      <w:r w:rsidR="00820620">
        <w:t xml:space="preserve"> </w:t>
      </w:r>
      <w:r>
        <w:t>systems.</w:t>
      </w:r>
    </w:p>
    <w:p w:rsidR="00086AD6" w:rsidRDefault="00086AD6" w:rsidP="00086AD6">
      <w:pPr>
        <w:pStyle w:val="Heading4"/>
      </w:pPr>
      <w:bookmarkStart w:id="61" w:name="_Ref311633336"/>
      <w:bookmarkStart w:id="62" w:name="_Toc312400794"/>
      <w:r>
        <w:t>BW Hawk</w:t>
      </w:r>
      <w:r w:rsidR="00E708E3">
        <w:fldChar w:fldCharType="begin"/>
      </w:r>
      <w:r w:rsidR="00E708E3">
        <w:instrText xml:space="preserve"> XE "</w:instrText>
      </w:r>
      <w:r w:rsidR="00E708E3" w:rsidRPr="00516D98">
        <w:instrText>Hawk</w:instrText>
      </w:r>
      <w:r w:rsidR="00E708E3">
        <w:instrText xml:space="preserve">" </w:instrText>
      </w:r>
      <w:r w:rsidR="00E708E3">
        <w:fldChar w:fldCharType="end"/>
      </w:r>
      <w:r>
        <w:t xml:space="preserve"> Alerts</w:t>
      </w:r>
      <w:bookmarkEnd w:id="61"/>
      <w:bookmarkEnd w:id="62"/>
    </w:p>
    <w:p w:rsidR="007423AA" w:rsidRDefault="007423AA" w:rsidP="00996409">
      <w:r>
        <w:t>BW Hawk</w:t>
      </w:r>
      <w:r w:rsidR="00E708E3">
        <w:fldChar w:fldCharType="begin"/>
      </w:r>
      <w:r w:rsidR="00E708E3">
        <w:instrText xml:space="preserve"> XE "</w:instrText>
      </w:r>
      <w:r w:rsidR="00E708E3" w:rsidRPr="00516D98">
        <w:instrText>Hawk</w:instrText>
      </w:r>
      <w:r w:rsidR="00E708E3">
        <w:instrText xml:space="preserve">" </w:instrText>
      </w:r>
      <w:r w:rsidR="00E708E3">
        <w:fldChar w:fldCharType="end"/>
      </w:r>
      <w:r>
        <w:t xml:space="preserve"> for the Subscriber Billing System </w:t>
      </w:r>
      <w:r w:rsidR="000C66FF">
        <w:t>collects</w:t>
      </w:r>
      <w:r>
        <w:t xml:space="preserve"> data on operations and </w:t>
      </w:r>
      <w:r w:rsidR="000C66FF">
        <w:t>writes</w:t>
      </w:r>
      <w:r>
        <w:t xml:space="preserve"> it to a database. PRTG monitors these alert</w:t>
      </w:r>
      <w:r w:rsidR="00E708E3">
        <w:fldChar w:fldCharType="begin"/>
      </w:r>
      <w:r w:rsidR="00E708E3">
        <w:instrText xml:space="preserve"> XE "</w:instrText>
      </w:r>
      <w:r w:rsidR="00E708E3" w:rsidRPr="000337F1">
        <w:instrText>Alert</w:instrText>
      </w:r>
      <w:r w:rsidR="00E708E3">
        <w:instrText xml:space="preserve">" </w:instrText>
      </w:r>
      <w:r w:rsidR="00E708E3">
        <w:fldChar w:fldCharType="end"/>
      </w:r>
      <w:r>
        <w:t xml:space="preserve"> messages and sends the resulting data to the NOC</w:t>
      </w:r>
      <w:r w:rsidR="00E708E3">
        <w:fldChar w:fldCharType="begin"/>
      </w:r>
      <w:r w:rsidR="00E708E3">
        <w:instrText xml:space="preserve"> XE "</w:instrText>
      </w:r>
      <w:r w:rsidR="00E708E3" w:rsidRPr="003D462E">
        <w:instrText>NOC</w:instrText>
      </w:r>
      <w:r w:rsidR="00E708E3">
        <w:instrText xml:space="preserve">" </w:instrText>
      </w:r>
      <w:r w:rsidR="00E708E3">
        <w:fldChar w:fldCharType="end"/>
      </w:r>
      <w:r>
        <w:t xml:space="preserve"> central monitoring dashboard. For example</w:t>
      </w:r>
    </w:p>
    <w:p w:rsidR="007423AA" w:rsidRDefault="007423AA" w:rsidP="00996409"/>
    <w:p w:rsidR="007423AA" w:rsidRDefault="007423AA" w:rsidP="007423AA">
      <w:pPr>
        <w:jc w:val="center"/>
      </w:pPr>
      <w:r>
        <w:rPr>
          <w:noProof/>
        </w:rPr>
        <w:drawing>
          <wp:inline distT="0" distB="0" distL="0" distR="0" wp14:anchorId="350BF79D" wp14:editId="27271C1A">
            <wp:extent cx="40671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 Hawk alerts.jpg"/>
                    <pic:cNvPicPr/>
                  </pic:nvPicPr>
                  <pic:blipFill>
                    <a:blip r:embed="rId31">
                      <a:extLst>
                        <a:ext uri="{28A0092B-C50C-407E-A947-70E740481C1C}">
                          <a14:useLocalDpi xmlns:a14="http://schemas.microsoft.com/office/drawing/2010/main" val="0"/>
                        </a:ext>
                      </a:extLst>
                    </a:blip>
                    <a:stretch>
                      <a:fillRect/>
                    </a:stretch>
                  </pic:blipFill>
                  <pic:spPr>
                    <a:xfrm>
                      <a:off x="0" y="0"/>
                      <a:ext cx="4067175" cy="1457325"/>
                    </a:xfrm>
                    <a:prstGeom prst="rect">
                      <a:avLst/>
                    </a:prstGeom>
                  </pic:spPr>
                </pic:pic>
              </a:graphicData>
            </a:graphic>
          </wp:inline>
        </w:drawing>
      </w:r>
    </w:p>
    <w:p w:rsidR="007423AA" w:rsidRDefault="007423AA" w:rsidP="007423AA">
      <w:pPr>
        <w:pStyle w:val="Caption"/>
        <w:spacing w:before="120" w:after="120"/>
        <w:jc w:val="center"/>
      </w:pPr>
      <w:bookmarkStart w:id="63" w:name="_Toc312400834"/>
      <w:r>
        <w:t xml:space="preserve">Figure </w:t>
      </w:r>
      <w:fldSimple w:instr=" SEQ Figure \* ARABIC ">
        <w:r w:rsidR="001D4372">
          <w:rPr>
            <w:noProof/>
          </w:rPr>
          <w:t>14</w:t>
        </w:r>
      </w:fldSimple>
      <w:r>
        <w:t>. BW Hawk</w:t>
      </w:r>
      <w:r w:rsidR="00E708E3">
        <w:fldChar w:fldCharType="begin"/>
      </w:r>
      <w:r w:rsidR="00E708E3">
        <w:instrText xml:space="preserve"> XE "</w:instrText>
      </w:r>
      <w:r w:rsidR="00E708E3" w:rsidRPr="00516D98">
        <w:instrText>Hawk</w:instrText>
      </w:r>
      <w:r w:rsidR="00E708E3">
        <w:instrText xml:space="preserve">" </w:instrText>
      </w:r>
      <w:r w:rsidR="00E708E3">
        <w:fldChar w:fldCharType="end"/>
      </w:r>
      <w:r>
        <w:t xml:space="preserve"> Alerts</w:t>
      </w:r>
      <w:bookmarkEnd w:id="63"/>
    </w:p>
    <w:p w:rsidR="00512BCF" w:rsidRDefault="00820620" w:rsidP="00996409">
      <w:r>
        <w:t>When one of these sensors reaches a predefined threshold, an email alert</w:t>
      </w:r>
      <w:r w:rsidR="00E708E3">
        <w:fldChar w:fldCharType="begin"/>
      </w:r>
      <w:r w:rsidR="00E708E3">
        <w:instrText xml:space="preserve"> XE "</w:instrText>
      </w:r>
      <w:r w:rsidR="00E708E3" w:rsidRPr="000337F1">
        <w:instrText>Alert</w:instrText>
      </w:r>
      <w:r w:rsidR="00E708E3">
        <w:instrText xml:space="preserve">" </w:instrText>
      </w:r>
      <w:r w:rsidR="00E708E3">
        <w:fldChar w:fldCharType="end"/>
      </w:r>
      <w:r>
        <w:t xml:space="preserve"> message is sent to the Asurion Tibco SQA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t xml:space="preserve"> team. Hawk</w:t>
      </w:r>
      <w:r w:rsidR="00E708E3">
        <w:fldChar w:fldCharType="begin"/>
      </w:r>
      <w:r w:rsidR="00E708E3">
        <w:instrText xml:space="preserve"> XE "</w:instrText>
      </w:r>
      <w:r w:rsidR="00E708E3" w:rsidRPr="00516D98">
        <w:instrText>Hawk</w:instrText>
      </w:r>
      <w:r w:rsidR="00E708E3">
        <w:instrText xml:space="preserve">" </w:instrText>
      </w:r>
      <w:r w:rsidR="00E708E3">
        <w:fldChar w:fldCharType="end"/>
      </w:r>
      <w:r>
        <w:t xml:space="preserve"> also sends the NOC</w:t>
      </w:r>
      <w:r w:rsidR="00E708E3">
        <w:fldChar w:fldCharType="begin"/>
      </w:r>
      <w:r w:rsidR="00E708E3">
        <w:instrText xml:space="preserve"> XE "</w:instrText>
      </w:r>
      <w:r w:rsidR="00E708E3" w:rsidRPr="003D462E">
        <w:instrText>NOC</w:instrText>
      </w:r>
      <w:r w:rsidR="00E708E3">
        <w:instrText xml:space="preserve">" </w:instrText>
      </w:r>
      <w:r w:rsidR="00E708E3">
        <w:fldChar w:fldCharType="end"/>
      </w:r>
      <w:r>
        <w:t xml:space="preserve"> team notification via their Spectrum </w:t>
      </w:r>
      <w:r>
        <w:lastRenderedPageBreak/>
        <w:t>Dashboard</w:t>
      </w:r>
      <w:r w:rsidR="00E708E3">
        <w:fldChar w:fldCharType="begin"/>
      </w:r>
      <w:r w:rsidR="00E708E3">
        <w:instrText xml:space="preserve"> XE "</w:instrText>
      </w:r>
      <w:r w:rsidR="00E708E3" w:rsidRPr="00BE28E2">
        <w:instrText>Spectrum Dashboard</w:instrText>
      </w:r>
      <w:r w:rsidR="00E708E3">
        <w:instrText xml:space="preserve">" </w:instrText>
      </w:r>
      <w:r w:rsidR="00E708E3">
        <w:fldChar w:fldCharType="end"/>
      </w:r>
      <w:r>
        <w:t>. The dashboard automatically creates a service desk ticket that NOC may promote to a CIRT</w:t>
      </w:r>
      <w:r w:rsidR="00E708E3">
        <w:fldChar w:fldCharType="begin"/>
      </w:r>
      <w:r w:rsidR="00E708E3">
        <w:instrText xml:space="preserve"> XE "</w:instrText>
      </w:r>
      <w:r w:rsidR="00E708E3" w:rsidRPr="009A78A8">
        <w:instrText>CIRT</w:instrText>
      </w:r>
      <w:r w:rsidR="00E708E3">
        <w:instrText xml:space="preserve">" </w:instrText>
      </w:r>
      <w:r w:rsidR="00E708E3">
        <w:fldChar w:fldCharType="end"/>
      </w:r>
      <w:r>
        <w:t xml:space="preserve">. Each Hawk sensor includes historical views and instructions on escalating alerts. </w:t>
      </w:r>
    </w:p>
    <w:p w:rsidR="00820620" w:rsidRPr="003F5366" w:rsidRDefault="00820620" w:rsidP="00246E76">
      <w:pPr>
        <w:spacing w:before="120"/>
        <w:rPr>
          <w:b/>
        </w:rPr>
      </w:pPr>
      <w:r w:rsidRPr="003F5366">
        <w:rPr>
          <w:b/>
        </w:rPr>
        <w:t>Also See</w:t>
      </w:r>
    </w:p>
    <w:p w:rsidR="00820620" w:rsidRDefault="00820620" w:rsidP="00820620">
      <w:r>
        <w:t>“</w:t>
      </w:r>
      <w:r>
        <w:fldChar w:fldCharType="begin"/>
      </w:r>
      <w:r>
        <w:instrText xml:space="preserve"> REF _Ref311633410 \h </w:instrText>
      </w:r>
      <w:r>
        <w:fldChar w:fldCharType="separate"/>
      </w:r>
      <w:r>
        <w:t>Monitoring with Hawk</w:t>
      </w:r>
      <w:r w:rsidR="00E708E3">
        <w:fldChar w:fldCharType="begin"/>
      </w:r>
      <w:r w:rsidR="00E708E3">
        <w:instrText xml:space="preserve"> XE "</w:instrText>
      </w:r>
      <w:r w:rsidR="00E708E3" w:rsidRPr="00516D98">
        <w:instrText>Hawk</w:instrText>
      </w:r>
      <w:r w:rsidR="00E708E3">
        <w:instrText xml:space="preserve">" </w:instrText>
      </w:r>
      <w:r w:rsidR="00E708E3">
        <w:fldChar w:fldCharType="end"/>
      </w:r>
      <w:r>
        <w:fldChar w:fldCharType="end"/>
      </w:r>
      <w:r>
        <w:t>” in this document.</w:t>
      </w:r>
    </w:p>
    <w:p w:rsidR="00820620" w:rsidRDefault="00820620" w:rsidP="00820620">
      <w:pPr>
        <w:pStyle w:val="Heading4"/>
      </w:pPr>
      <w:bookmarkStart w:id="64" w:name="_Toc312400795"/>
      <w:r>
        <w:t>Administrator Alerts</w:t>
      </w:r>
      <w:bookmarkEnd w:id="64"/>
    </w:p>
    <w:p w:rsidR="003E1FC6" w:rsidRDefault="003E1FC6" w:rsidP="00820620">
      <w:r>
        <w:t xml:space="preserve">The </w:t>
      </w:r>
      <w:r w:rsidR="00820620">
        <w:t xml:space="preserve">Asurion </w:t>
      </w:r>
      <w:r>
        <w:t xml:space="preserve">Tibco Administrator team </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rsidR="00820620">
        <w:t>can set alerts, in the Tibco Administrator</w:t>
      </w:r>
      <w:r w:rsidR="00E708E3">
        <w:fldChar w:fldCharType="begin"/>
      </w:r>
      <w:r w:rsidR="00E708E3">
        <w:instrText xml:space="preserve"> XE "</w:instrText>
      </w:r>
      <w:r w:rsidR="00E708E3" w:rsidRPr="00AF78EF">
        <w:instrText>Tibco Administrator</w:instrText>
      </w:r>
      <w:r w:rsidR="00E708E3">
        <w:instrText xml:space="preserve">" </w:instrText>
      </w:r>
      <w:r w:rsidR="00E708E3">
        <w:fldChar w:fldCharType="end"/>
      </w:r>
      <w:r w:rsidR="00820620">
        <w:t xml:space="preserve">, to </w:t>
      </w:r>
      <w:r>
        <w:t xml:space="preserve">send out notifications </w:t>
      </w:r>
      <w:r w:rsidR="00820620">
        <w:t xml:space="preserve">them when there are changes to a specified feature in a Subscriber Billing System project area. The </w:t>
      </w:r>
      <w:r w:rsidR="0017707F">
        <w:t xml:space="preserve">team can </w:t>
      </w:r>
      <w:r>
        <w:t xml:space="preserve">identify the </w:t>
      </w:r>
      <w:r w:rsidR="00820620">
        <w:t>project (for example, Walmart), alert</w:t>
      </w:r>
      <w:r w:rsidR="00E708E3">
        <w:fldChar w:fldCharType="begin"/>
      </w:r>
      <w:r w:rsidR="00E708E3">
        <w:instrText xml:space="preserve"> XE "</w:instrText>
      </w:r>
      <w:r w:rsidR="00E708E3" w:rsidRPr="000337F1">
        <w:instrText>Alert</w:instrText>
      </w:r>
      <w:r w:rsidR="00E708E3">
        <w:instrText xml:space="preserve">" </w:instrText>
      </w:r>
      <w:r w:rsidR="00E708E3">
        <w:fldChar w:fldCharType="end"/>
      </w:r>
      <w:r w:rsidR="00820620">
        <w:t xml:space="preserve"> delivery method such as E-mail, conditions triggering the alert</w:t>
      </w:r>
      <w:r w:rsidR="00E708E3">
        <w:fldChar w:fldCharType="begin"/>
      </w:r>
      <w:r w:rsidR="00E708E3">
        <w:instrText xml:space="preserve"> XE "</w:instrText>
      </w:r>
      <w:r w:rsidR="00E708E3" w:rsidRPr="000337F1">
        <w:instrText>Alert</w:instrText>
      </w:r>
      <w:r w:rsidR="00E708E3">
        <w:instrText xml:space="preserve">" </w:instrText>
      </w:r>
      <w:r w:rsidR="00E708E3">
        <w:fldChar w:fldCharType="end"/>
      </w:r>
      <w:r w:rsidR="00820620">
        <w:t>, and the frequency of alert</w:t>
      </w:r>
      <w:r w:rsidR="00E708E3">
        <w:fldChar w:fldCharType="begin"/>
      </w:r>
      <w:r w:rsidR="00E708E3">
        <w:instrText xml:space="preserve"> XE "</w:instrText>
      </w:r>
      <w:r w:rsidR="00E708E3" w:rsidRPr="000337F1">
        <w:instrText>Alert</w:instrText>
      </w:r>
      <w:r w:rsidR="00E708E3">
        <w:instrText xml:space="preserve">" </w:instrText>
      </w:r>
      <w:r w:rsidR="00E708E3">
        <w:fldChar w:fldCharType="end"/>
      </w:r>
      <w:r w:rsidR="00820620">
        <w:t xml:space="preserve"> messages (immediately, daily, weekly).</w:t>
      </w:r>
      <w:r w:rsidR="0017707F">
        <w:t xml:space="preserve"> </w:t>
      </w:r>
      <w:r>
        <w:t xml:space="preserve">Other Asurion teams can view alerts but </w:t>
      </w:r>
      <w:r w:rsidR="0017707F">
        <w:t xml:space="preserve">may </w:t>
      </w:r>
      <w:r>
        <w:t xml:space="preserve">not modify them </w:t>
      </w:r>
      <w:r w:rsidR="0017707F">
        <w:t xml:space="preserve">unless a request is approved </w:t>
      </w:r>
      <w:r>
        <w:t xml:space="preserve">or issued by the Tibco Administrator group </w:t>
      </w:r>
    </w:p>
    <w:p w:rsidR="003E1FC6" w:rsidRDefault="003E1FC6" w:rsidP="00820620"/>
    <w:p w:rsidR="00996409" w:rsidRDefault="0017707F" w:rsidP="0011553D">
      <w:pPr>
        <w:spacing w:after="120"/>
      </w:pPr>
      <w:r>
        <w:t xml:space="preserve">Asurion users turn to </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rsidR="004D1ED3">
        <w:t xml:space="preserve">the Tibco </w:t>
      </w:r>
      <w:r w:rsidR="005B455A">
        <w:t>Administrator</w:t>
      </w:r>
      <w:r w:rsidR="00E708E3">
        <w:fldChar w:fldCharType="begin"/>
      </w:r>
      <w:r w:rsidR="00E708E3">
        <w:instrText xml:space="preserve"> XE "</w:instrText>
      </w:r>
      <w:r w:rsidR="00E708E3" w:rsidRPr="00AF78EF">
        <w:instrText>Tibco Administrator</w:instrText>
      </w:r>
      <w:r w:rsidR="00E708E3">
        <w:instrText xml:space="preserve">" </w:instrText>
      </w:r>
      <w:r w:rsidR="00E708E3">
        <w:fldChar w:fldCharType="end"/>
      </w:r>
      <w:r w:rsidR="005B455A">
        <w:t xml:space="preserve"> Monitoring Management screen to </w:t>
      </w:r>
      <w:r w:rsidR="004D1ED3">
        <w:t>access alerts</w:t>
      </w:r>
    </w:p>
    <w:p w:rsidR="005B455A" w:rsidRDefault="005B455A" w:rsidP="004D1ED3">
      <w:pPr>
        <w:tabs>
          <w:tab w:val="left" w:pos="720"/>
        </w:tabs>
        <w:rPr>
          <w:rFonts w:cs="Arial"/>
          <w:szCs w:val="22"/>
        </w:rPr>
      </w:pPr>
      <w:r>
        <w:rPr>
          <w:rFonts w:cs="Arial"/>
          <w:noProof/>
          <w:szCs w:val="22"/>
        </w:rPr>
        <w:drawing>
          <wp:inline distT="0" distB="0" distL="0" distR="0" wp14:anchorId="226DD1A9" wp14:editId="6A110D6B">
            <wp:extent cx="6016625" cy="145288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Mgt.JPG"/>
                    <pic:cNvPicPr/>
                  </pic:nvPicPr>
                  <pic:blipFill>
                    <a:blip r:embed="rId14">
                      <a:extLst>
                        <a:ext uri="{28A0092B-C50C-407E-A947-70E740481C1C}">
                          <a14:useLocalDpi xmlns:a14="http://schemas.microsoft.com/office/drawing/2010/main" val="0"/>
                        </a:ext>
                      </a:extLst>
                    </a:blip>
                    <a:stretch>
                      <a:fillRect/>
                    </a:stretch>
                  </pic:blipFill>
                  <pic:spPr>
                    <a:xfrm>
                      <a:off x="0" y="0"/>
                      <a:ext cx="6016625" cy="1452880"/>
                    </a:xfrm>
                    <a:prstGeom prst="rect">
                      <a:avLst/>
                    </a:prstGeom>
                  </pic:spPr>
                </pic:pic>
              </a:graphicData>
            </a:graphic>
          </wp:inline>
        </w:drawing>
      </w:r>
    </w:p>
    <w:p w:rsidR="005B455A" w:rsidRDefault="005B455A" w:rsidP="005B455A">
      <w:pPr>
        <w:pStyle w:val="Caption"/>
        <w:spacing w:before="120" w:after="120"/>
        <w:jc w:val="center"/>
      </w:pPr>
      <w:bookmarkStart w:id="65" w:name="_Toc312400835"/>
      <w:r>
        <w:t xml:space="preserve">Figure </w:t>
      </w:r>
      <w:fldSimple w:instr=" SEQ Figure \* ARABIC ">
        <w:r w:rsidR="001D4372">
          <w:rPr>
            <w:noProof/>
          </w:rPr>
          <w:t>15</w:t>
        </w:r>
      </w:fldSimple>
      <w:r>
        <w:t>. Administrator - Monitoring Management</w:t>
      </w:r>
      <w:bookmarkEnd w:id="65"/>
    </w:p>
    <w:p w:rsidR="005B455A" w:rsidRDefault="00EE3356" w:rsidP="004D1ED3">
      <w:pPr>
        <w:spacing w:after="120"/>
      </w:pPr>
      <w:r>
        <w:t xml:space="preserve">When </w:t>
      </w:r>
      <w:r w:rsidR="0017707F">
        <w:t xml:space="preserve">a </w:t>
      </w:r>
      <w:r>
        <w:t xml:space="preserve">user selects </w:t>
      </w:r>
      <w:r w:rsidRPr="00EE3356">
        <w:rPr>
          <w:b/>
        </w:rPr>
        <w:t>All Alerts</w:t>
      </w:r>
      <w:r>
        <w:t xml:space="preserve">, the following screen </w:t>
      </w:r>
      <w:r w:rsidR="00E708E3">
        <w:fldChar w:fldCharType="begin"/>
      </w:r>
      <w:r w:rsidR="00E708E3">
        <w:instrText xml:space="preserve"> XE "</w:instrText>
      </w:r>
      <w:r w:rsidR="00E708E3" w:rsidRPr="00186B45">
        <w:instrText>Alert</w:instrText>
      </w:r>
      <w:r w:rsidR="00E708E3">
        <w:instrText xml:space="preserve">" </w:instrText>
      </w:r>
      <w:r w:rsidR="00E708E3">
        <w:fldChar w:fldCharType="end"/>
      </w:r>
      <w:r>
        <w:t>appears.</w:t>
      </w:r>
    </w:p>
    <w:p w:rsidR="005B455A" w:rsidRDefault="00EE3356" w:rsidP="004D1ED3">
      <w:r>
        <w:rPr>
          <w:noProof/>
        </w:rPr>
        <w:drawing>
          <wp:inline distT="0" distB="0" distL="0" distR="0" wp14:anchorId="2B3CB796" wp14:editId="535BB6AE">
            <wp:extent cx="6016625" cy="16986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Mgt2.JPG"/>
                    <pic:cNvPicPr/>
                  </pic:nvPicPr>
                  <pic:blipFill>
                    <a:blip r:embed="rId32">
                      <a:extLst>
                        <a:ext uri="{28A0092B-C50C-407E-A947-70E740481C1C}">
                          <a14:useLocalDpi xmlns:a14="http://schemas.microsoft.com/office/drawing/2010/main" val="0"/>
                        </a:ext>
                      </a:extLst>
                    </a:blip>
                    <a:stretch>
                      <a:fillRect/>
                    </a:stretch>
                  </pic:blipFill>
                  <pic:spPr>
                    <a:xfrm>
                      <a:off x="0" y="0"/>
                      <a:ext cx="6016625" cy="1698625"/>
                    </a:xfrm>
                    <a:prstGeom prst="rect">
                      <a:avLst/>
                    </a:prstGeom>
                  </pic:spPr>
                </pic:pic>
              </a:graphicData>
            </a:graphic>
          </wp:inline>
        </w:drawing>
      </w:r>
    </w:p>
    <w:p w:rsidR="004D1ED3" w:rsidRDefault="004D1ED3" w:rsidP="004D1ED3">
      <w:pPr>
        <w:pStyle w:val="Caption"/>
        <w:spacing w:before="120" w:after="0"/>
        <w:jc w:val="center"/>
      </w:pPr>
      <w:bookmarkStart w:id="66" w:name="_Toc312400836"/>
      <w:r>
        <w:t xml:space="preserve">Figure </w:t>
      </w:r>
      <w:fldSimple w:instr=" SEQ Figure \* ARABIC ">
        <w:r w:rsidR="001D4372">
          <w:rPr>
            <w:noProof/>
          </w:rPr>
          <w:t>16</w:t>
        </w:r>
      </w:fldSimple>
      <w:r>
        <w:t>. Monitoring Management Selection</w:t>
      </w:r>
      <w:bookmarkEnd w:id="66"/>
    </w:p>
    <w:p w:rsidR="004D1ED3" w:rsidRDefault="0017707F" w:rsidP="0011553D">
      <w:pPr>
        <w:spacing w:before="120"/>
      </w:pPr>
      <w:r>
        <w:t xml:space="preserve">The user </w:t>
      </w:r>
      <w:r w:rsidR="004D1ED3">
        <w:t>select a Domain</w:t>
      </w:r>
      <w:r w:rsidR="00E708E3">
        <w:fldChar w:fldCharType="begin"/>
      </w:r>
      <w:r w:rsidR="00E708E3">
        <w:instrText xml:space="preserve"> XE "</w:instrText>
      </w:r>
      <w:r w:rsidR="00E708E3" w:rsidRPr="002618FF">
        <w:instrText>Domain</w:instrText>
      </w:r>
      <w:r w:rsidR="00E708E3">
        <w:instrText xml:space="preserve">" </w:instrText>
      </w:r>
      <w:r w:rsidR="00E708E3">
        <w:fldChar w:fldCharType="end"/>
      </w:r>
      <w:r w:rsidR="004D1ED3">
        <w:t xml:space="preserve"> (for example, “All”), and a State (for example, “Active”), and click</w:t>
      </w:r>
      <w:r>
        <w:t>s</w:t>
      </w:r>
      <w:r w:rsidR="004D1ED3">
        <w:t xml:space="preserve"> Search.</w:t>
      </w:r>
    </w:p>
    <w:p w:rsidR="003F5366" w:rsidRDefault="003F5366" w:rsidP="00996409"/>
    <w:p w:rsidR="00AA03F9" w:rsidRDefault="00AA03F9" w:rsidP="00AA03F9">
      <w:pPr>
        <w:keepNext/>
      </w:pPr>
      <w:r>
        <w:lastRenderedPageBreak/>
        <w:t>For example, the following alert</w:t>
      </w:r>
      <w:r w:rsidR="00E708E3">
        <w:fldChar w:fldCharType="begin"/>
      </w:r>
      <w:r w:rsidR="00E708E3">
        <w:instrText xml:space="preserve"> XE "</w:instrText>
      </w:r>
      <w:r w:rsidR="00E708E3" w:rsidRPr="000337F1">
        <w:instrText>Alert</w:instrText>
      </w:r>
      <w:r w:rsidR="00E708E3">
        <w:instrText xml:space="preserve">" </w:instrText>
      </w:r>
      <w:r w:rsidR="00E708E3">
        <w:fldChar w:fldCharType="end"/>
      </w:r>
      <w:r>
        <w:t xml:space="preserve"> was issued when the service was unable to connect to Global Collect.</w:t>
      </w:r>
    </w:p>
    <w:p w:rsidR="00AA03F9" w:rsidRDefault="00AA03F9" w:rsidP="0011553D">
      <w:pPr>
        <w:keepNext/>
        <w:spacing w:before="120"/>
      </w:pPr>
      <w:r>
        <w:rPr>
          <w:noProof/>
        </w:rPr>
        <w:drawing>
          <wp:inline distT="0" distB="0" distL="0" distR="0" wp14:anchorId="007C0C1A" wp14:editId="31E90196">
            <wp:extent cx="6016625" cy="36042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RM_Sample.jpg"/>
                    <pic:cNvPicPr/>
                  </pic:nvPicPr>
                  <pic:blipFill>
                    <a:blip r:embed="rId33">
                      <a:extLst>
                        <a:ext uri="{28A0092B-C50C-407E-A947-70E740481C1C}">
                          <a14:useLocalDpi xmlns:a14="http://schemas.microsoft.com/office/drawing/2010/main" val="0"/>
                        </a:ext>
                      </a:extLst>
                    </a:blip>
                    <a:stretch>
                      <a:fillRect/>
                    </a:stretch>
                  </pic:blipFill>
                  <pic:spPr>
                    <a:xfrm>
                      <a:off x="0" y="0"/>
                      <a:ext cx="6016625" cy="3604260"/>
                    </a:xfrm>
                    <a:prstGeom prst="rect">
                      <a:avLst/>
                    </a:prstGeom>
                  </pic:spPr>
                </pic:pic>
              </a:graphicData>
            </a:graphic>
          </wp:inline>
        </w:drawing>
      </w:r>
    </w:p>
    <w:p w:rsidR="001D4372" w:rsidRPr="001D4372" w:rsidRDefault="001D4372" w:rsidP="001D4372">
      <w:pPr>
        <w:pStyle w:val="Caption"/>
        <w:spacing w:before="120"/>
        <w:jc w:val="center"/>
      </w:pPr>
      <w:bookmarkStart w:id="67" w:name="_Toc312400837"/>
      <w:r>
        <w:t xml:space="preserve">Figure </w:t>
      </w:r>
      <w:fldSimple w:instr=" SEQ Figure \* ARABIC ">
        <w:r>
          <w:rPr>
            <w:noProof/>
          </w:rPr>
          <w:t>17</w:t>
        </w:r>
      </w:fldSimple>
      <w:r>
        <w:t>. Sample: Administrator Alert</w:t>
      </w:r>
      <w:bookmarkEnd w:id="67"/>
    </w:p>
    <w:p w:rsidR="00AA03F9" w:rsidRPr="007423AA" w:rsidRDefault="00AA03F9" w:rsidP="00275513">
      <w:pPr>
        <w:spacing w:before="120"/>
        <w:rPr>
          <w:b/>
        </w:rPr>
      </w:pPr>
      <w:r w:rsidRPr="007423AA">
        <w:rPr>
          <w:b/>
        </w:rPr>
        <w:t>Also See</w:t>
      </w:r>
    </w:p>
    <w:p w:rsidR="00AA03F9" w:rsidRDefault="00AA03F9" w:rsidP="00AA03F9">
      <w:r>
        <w:t>“</w:t>
      </w:r>
      <w:r>
        <w:fldChar w:fldCharType="begin"/>
      </w:r>
      <w:r>
        <w:instrText xml:space="preserve"> REF _Ref309373911 \h </w:instrText>
      </w:r>
      <w:r>
        <w:fldChar w:fldCharType="separate"/>
      </w:r>
      <w:r>
        <w:t>Monitoring with PRTG</w:t>
      </w:r>
      <w:r>
        <w:fldChar w:fldCharType="end"/>
      </w:r>
      <w:r>
        <w:t xml:space="preserve">” </w:t>
      </w:r>
      <w:r w:rsidR="00E708E3">
        <w:fldChar w:fldCharType="begin"/>
      </w:r>
      <w:r w:rsidR="00E708E3">
        <w:instrText xml:space="preserve"> XE "</w:instrText>
      </w:r>
      <w:r w:rsidR="00E708E3" w:rsidRPr="005031A1">
        <w:instrText>PRTG</w:instrText>
      </w:r>
      <w:r w:rsidR="00E708E3">
        <w:instrText xml:space="preserve">" </w:instrText>
      </w:r>
      <w:r w:rsidR="00E708E3">
        <w:fldChar w:fldCharType="end"/>
      </w:r>
      <w:r>
        <w:t>in this document.</w:t>
      </w:r>
    </w:p>
    <w:p w:rsidR="00C20FD9" w:rsidRDefault="002356AF" w:rsidP="00246E76">
      <w:pPr>
        <w:pStyle w:val="Heading1"/>
      </w:pPr>
      <w:bookmarkStart w:id="68" w:name="_Toc312400796"/>
      <w:r>
        <w:t>S</w:t>
      </w:r>
      <w:r w:rsidR="00C20FD9">
        <w:t>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rsidR="00C20FD9">
        <w:t xml:space="preserve"> and Testing</w:t>
      </w:r>
      <w:bookmarkEnd w:id="68"/>
    </w:p>
    <w:p w:rsidR="00B2225F" w:rsidRDefault="00FE046B" w:rsidP="002C318D">
      <w:pPr>
        <w:tabs>
          <w:tab w:val="left" w:pos="720"/>
        </w:tabs>
        <w:spacing w:before="120"/>
      </w:pPr>
      <w:r>
        <w:t xml:space="preserve">Before the Asurion product is released to production, it is thoroughly tested by our </w:t>
      </w:r>
      <w:r w:rsidR="00CA7356">
        <w:t>SQA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t xml:space="preserve"> teams. The teams </w:t>
      </w:r>
      <w:r w:rsidR="000276ED">
        <w:t>run the Finance Service Gateway</w:t>
      </w:r>
      <w:r w:rsidR="00E708E3">
        <w:fldChar w:fldCharType="begin"/>
      </w:r>
      <w:r w:rsidR="00E708E3">
        <w:instrText xml:space="preserve"> XE "</w:instrText>
      </w:r>
      <w:r w:rsidR="00E708E3" w:rsidRPr="00AE2C75">
        <w:instrText>Finance Service Gateway</w:instrText>
      </w:r>
      <w:r w:rsidR="00E708E3">
        <w:instrText xml:space="preserve">" </w:instrText>
      </w:r>
      <w:r w:rsidR="00E708E3">
        <w:fldChar w:fldCharType="end"/>
      </w:r>
      <w:r w:rsidR="000276ED">
        <w:t xml:space="preserve"> through a rigorous suite of testing. </w:t>
      </w:r>
    </w:p>
    <w:p w:rsidR="003C6B12" w:rsidRDefault="00F032D7" w:rsidP="002C318D">
      <w:pPr>
        <w:tabs>
          <w:tab w:val="left" w:pos="720"/>
        </w:tabs>
        <w:spacing w:before="120"/>
      </w:pPr>
      <w:r>
        <w:t xml:space="preserve">On a system level, </w:t>
      </w:r>
      <w:r w:rsidR="00CA7356">
        <w:t>SQA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t xml:space="preserve"> testing demonstrates the ability of the Gateway and component gateways and services to properly validate, accept, and process customer data. On a lower level, </w:t>
      </w:r>
      <w:r w:rsidR="00CA7356">
        <w:t>SQA</w:t>
      </w:r>
      <w:r>
        <w:t xml:space="preserve"> testing assesses the functions of individual APIs.</w:t>
      </w:r>
    </w:p>
    <w:p w:rsidR="001E5E82" w:rsidRDefault="00B2225F" w:rsidP="00B2225F">
      <w:pPr>
        <w:tabs>
          <w:tab w:val="left" w:pos="720"/>
        </w:tabs>
        <w:spacing w:before="120"/>
      </w:pPr>
      <w:r>
        <w:t xml:space="preserve">At the </w:t>
      </w:r>
      <w:r w:rsidR="001E5E82">
        <w:t xml:space="preserve">system level, </w:t>
      </w:r>
      <w:r>
        <w:t xml:space="preserve">the </w:t>
      </w:r>
      <w:r w:rsidR="001E5E82">
        <w:t xml:space="preserve">Asurion </w:t>
      </w:r>
      <w:r w:rsidR="00CA7356">
        <w:t>SQA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t xml:space="preserve"> team </w:t>
      </w:r>
      <w:r w:rsidR="001E5E82">
        <w:t>uses the ARIA Billing Manager</w:t>
      </w:r>
      <w:r w:rsidR="00E708E3">
        <w:fldChar w:fldCharType="begin"/>
      </w:r>
      <w:r w:rsidR="00E708E3">
        <w:instrText xml:space="preserve"> XE "</w:instrText>
      </w:r>
      <w:r w:rsidR="00E708E3" w:rsidRPr="00E03664">
        <w:instrText>ARIA Billing Manager</w:instrText>
      </w:r>
      <w:r w:rsidR="00E708E3">
        <w:instrText xml:space="preserve">" </w:instrText>
      </w:r>
      <w:r w:rsidR="00E708E3">
        <w:fldChar w:fldCharType="end"/>
      </w:r>
      <w:r w:rsidR="001E5E82">
        <w:t xml:space="preserve"> to conduct</w:t>
      </w:r>
      <w:r w:rsidR="00160EBF">
        <w:t xml:space="preserve"> the following tests of the Wal</w:t>
      </w:r>
      <w:r w:rsidR="001E5E82">
        <w:t>Mart implementation:</w:t>
      </w:r>
    </w:p>
    <w:p w:rsidR="001E5E82" w:rsidRPr="00C44089" w:rsidRDefault="001E5E82" w:rsidP="0034483D">
      <w:pPr>
        <w:pStyle w:val="ListParagraph"/>
        <w:numPr>
          <w:ilvl w:val="0"/>
          <w:numId w:val="9"/>
        </w:numPr>
        <w:contextualSpacing w:val="0"/>
        <w:rPr>
          <w:rFonts w:ascii="Arial" w:hAnsi="Arial" w:cs="Arial"/>
          <w:sz w:val="22"/>
          <w:szCs w:val="22"/>
        </w:rPr>
      </w:pPr>
      <w:r w:rsidRPr="00C44089">
        <w:rPr>
          <w:rFonts w:ascii="Arial" w:hAnsi="Arial" w:cs="Arial"/>
          <w:sz w:val="22"/>
          <w:szCs w:val="22"/>
        </w:rPr>
        <w:t>Smoke test</w:t>
      </w:r>
      <w:r w:rsidR="00E708E3">
        <w:rPr>
          <w:rFonts w:ascii="Arial" w:hAnsi="Arial" w:cs="Arial"/>
          <w:sz w:val="22"/>
          <w:szCs w:val="22"/>
        </w:rPr>
        <w:fldChar w:fldCharType="begin"/>
      </w:r>
      <w:r w:rsidR="00E708E3">
        <w:instrText xml:space="preserve"> XE "Test:</w:instrText>
      </w:r>
      <w:r w:rsidR="00E708E3" w:rsidRPr="002D66FD">
        <w:rPr>
          <w:rFonts w:ascii="Arial" w:hAnsi="Arial" w:cs="Arial"/>
          <w:sz w:val="22"/>
          <w:szCs w:val="22"/>
        </w:rPr>
        <w:instrText>Smoke</w:instrText>
      </w:r>
      <w:r w:rsidR="00E708E3">
        <w:instrText xml:space="preserve">" </w:instrText>
      </w:r>
      <w:r w:rsidR="00E708E3">
        <w:rPr>
          <w:rFonts w:ascii="Arial" w:hAnsi="Arial" w:cs="Arial"/>
          <w:sz w:val="22"/>
          <w:szCs w:val="22"/>
        </w:rPr>
        <w:fldChar w:fldCharType="end"/>
      </w:r>
    </w:p>
    <w:p w:rsidR="001E5E82" w:rsidRPr="00C44089" w:rsidRDefault="001E5E82" w:rsidP="0034483D">
      <w:pPr>
        <w:pStyle w:val="ListParagraph"/>
        <w:numPr>
          <w:ilvl w:val="0"/>
          <w:numId w:val="9"/>
        </w:numPr>
        <w:contextualSpacing w:val="0"/>
        <w:rPr>
          <w:rFonts w:ascii="Arial" w:hAnsi="Arial" w:cs="Arial"/>
          <w:sz w:val="22"/>
          <w:szCs w:val="22"/>
        </w:rPr>
      </w:pPr>
      <w:r w:rsidRPr="00C44089">
        <w:rPr>
          <w:rFonts w:ascii="Arial" w:hAnsi="Arial" w:cs="Arial"/>
          <w:sz w:val="22"/>
          <w:szCs w:val="22"/>
        </w:rPr>
        <w:t>Integration test</w:t>
      </w:r>
      <w:r w:rsidR="00E708E3">
        <w:rPr>
          <w:rFonts w:ascii="Arial" w:hAnsi="Arial" w:cs="Arial"/>
          <w:sz w:val="22"/>
          <w:szCs w:val="22"/>
        </w:rPr>
        <w:fldChar w:fldCharType="begin"/>
      </w:r>
      <w:r w:rsidR="00E708E3">
        <w:instrText xml:space="preserve"> XE "Test:</w:instrText>
      </w:r>
      <w:r w:rsidR="00E708E3" w:rsidRPr="001B4998">
        <w:rPr>
          <w:rFonts w:ascii="Arial" w:hAnsi="Arial" w:cs="Arial"/>
          <w:sz w:val="22"/>
          <w:szCs w:val="22"/>
        </w:rPr>
        <w:instrText>Integratio</w:instrText>
      </w:r>
      <w:r w:rsidR="00C44F45">
        <w:rPr>
          <w:rFonts w:ascii="Arial" w:hAnsi="Arial" w:cs="Arial"/>
          <w:sz w:val="22"/>
          <w:szCs w:val="22"/>
        </w:rPr>
        <w:instrText>n</w:instrText>
      </w:r>
      <w:r w:rsidR="00E708E3">
        <w:instrText xml:space="preserve">" </w:instrText>
      </w:r>
      <w:r w:rsidR="00E708E3">
        <w:rPr>
          <w:rFonts w:ascii="Arial" w:hAnsi="Arial" w:cs="Arial"/>
          <w:sz w:val="22"/>
          <w:szCs w:val="22"/>
        </w:rPr>
        <w:fldChar w:fldCharType="end"/>
      </w:r>
      <w:r w:rsidRPr="00C44089">
        <w:rPr>
          <w:rFonts w:ascii="Arial" w:hAnsi="Arial" w:cs="Arial"/>
          <w:sz w:val="22"/>
          <w:szCs w:val="22"/>
        </w:rPr>
        <w:t xml:space="preserve"> with Wal</w:t>
      </w:r>
      <w:r>
        <w:rPr>
          <w:rFonts w:ascii="Arial" w:hAnsi="Arial" w:cs="Arial"/>
          <w:sz w:val="22"/>
          <w:szCs w:val="22"/>
        </w:rPr>
        <w:t>Mart and ARIA application</w:t>
      </w:r>
    </w:p>
    <w:p w:rsidR="001E5E82" w:rsidRPr="00C44089" w:rsidRDefault="001E5E82" w:rsidP="0034483D">
      <w:pPr>
        <w:pStyle w:val="ListParagraph"/>
        <w:numPr>
          <w:ilvl w:val="0"/>
          <w:numId w:val="9"/>
        </w:numPr>
        <w:contextualSpacing w:val="0"/>
        <w:rPr>
          <w:rFonts w:ascii="Arial" w:hAnsi="Arial" w:cs="Arial"/>
          <w:sz w:val="22"/>
          <w:szCs w:val="22"/>
        </w:rPr>
      </w:pPr>
      <w:r w:rsidRPr="00C44089">
        <w:rPr>
          <w:rFonts w:ascii="Arial" w:hAnsi="Arial" w:cs="Arial"/>
          <w:sz w:val="22"/>
          <w:szCs w:val="22"/>
        </w:rPr>
        <w:t>System test</w:t>
      </w:r>
      <w:r w:rsidR="00E708E3">
        <w:rPr>
          <w:rFonts w:ascii="Arial" w:hAnsi="Arial" w:cs="Arial"/>
          <w:sz w:val="22"/>
          <w:szCs w:val="22"/>
        </w:rPr>
        <w:fldChar w:fldCharType="begin"/>
      </w:r>
      <w:r w:rsidR="00E708E3">
        <w:instrText xml:space="preserve"> XE "</w:instrText>
      </w:r>
      <w:r w:rsidR="00E708E3" w:rsidRPr="00A73404">
        <w:rPr>
          <w:rFonts w:cs="Arial"/>
          <w:sz w:val="22"/>
          <w:szCs w:val="22"/>
        </w:rPr>
        <w:instrText>Test</w:instrText>
      </w:r>
      <w:r w:rsidR="00E708E3" w:rsidRPr="00A73404">
        <w:rPr>
          <w:rFonts w:cs="Arial"/>
        </w:rPr>
        <w:instrText>:</w:instrText>
      </w:r>
      <w:r w:rsidR="00E708E3" w:rsidRPr="00A73404">
        <w:instrText>System</w:instrText>
      </w:r>
      <w:r w:rsidR="00E708E3">
        <w:instrText xml:space="preserve">" </w:instrText>
      </w:r>
      <w:r w:rsidR="00E708E3">
        <w:rPr>
          <w:rFonts w:ascii="Arial" w:hAnsi="Arial" w:cs="Arial"/>
          <w:sz w:val="22"/>
          <w:szCs w:val="22"/>
        </w:rPr>
        <w:fldChar w:fldCharType="end"/>
      </w:r>
    </w:p>
    <w:p w:rsidR="001E5E82" w:rsidRPr="00C44089" w:rsidRDefault="001E5E82" w:rsidP="0034483D">
      <w:pPr>
        <w:pStyle w:val="ListParagraph"/>
        <w:numPr>
          <w:ilvl w:val="0"/>
          <w:numId w:val="9"/>
        </w:numPr>
        <w:contextualSpacing w:val="0"/>
        <w:rPr>
          <w:rFonts w:ascii="Arial" w:hAnsi="Arial" w:cs="Arial"/>
          <w:sz w:val="22"/>
          <w:szCs w:val="22"/>
        </w:rPr>
      </w:pPr>
      <w:r w:rsidRPr="00C44089">
        <w:rPr>
          <w:rFonts w:ascii="Arial" w:hAnsi="Arial" w:cs="Arial"/>
          <w:sz w:val="22"/>
          <w:szCs w:val="22"/>
        </w:rPr>
        <w:t>Regression</w:t>
      </w:r>
      <w:r w:rsidR="00E708E3">
        <w:rPr>
          <w:rFonts w:ascii="Arial" w:hAnsi="Arial" w:cs="Arial"/>
          <w:sz w:val="22"/>
          <w:szCs w:val="22"/>
        </w:rPr>
        <w:fldChar w:fldCharType="begin"/>
      </w:r>
      <w:r w:rsidR="00E708E3">
        <w:instrText xml:space="preserve"> XE "</w:instrText>
      </w:r>
      <w:r w:rsidR="00E708E3" w:rsidRPr="0071792D">
        <w:rPr>
          <w:rFonts w:cs="Arial"/>
          <w:sz w:val="22"/>
          <w:szCs w:val="22"/>
        </w:rPr>
        <w:instrText>Test</w:instrText>
      </w:r>
      <w:r w:rsidR="00E708E3" w:rsidRPr="0071792D">
        <w:rPr>
          <w:rFonts w:cs="Arial"/>
        </w:rPr>
        <w:instrText>:</w:instrText>
      </w:r>
      <w:r w:rsidR="00E708E3" w:rsidRPr="0071792D">
        <w:instrText>Regression</w:instrText>
      </w:r>
      <w:r w:rsidR="00E708E3">
        <w:instrText xml:space="preserve">" </w:instrText>
      </w:r>
      <w:r w:rsidR="00E708E3">
        <w:rPr>
          <w:rFonts w:ascii="Arial" w:hAnsi="Arial" w:cs="Arial"/>
          <w:sz w:val="22"/>
          <w:szCs w:val="22"/>
        </w:rPr>
        <w:fldChar w:fldCharType="end"/>
      </w:r>
      <w:r w:rsidRPr="00C44089">
        <w:rPr>
          <w:rFonts w:ascii="Arial" w:hAnsi="Arial" w:cs="Arial"/>
          <w:sz w:val="22"/>
          <w:szCs w:val="22"/>
        </w:rPr>
        <w:t xml:space="preserve"> test</w:t>
      </w:r>
    </w:p>
    <w:p w:rsidR="001E5E82" w:rsidRPr="00C44089" w:rsidRDefault="001E5E82" w:rsidP="0034483D">
      <w:pPr>
        <w:pStyle w:val="ListParagraph"/>
        <w:numPr>
          <w:ilvl w:val="0"/>
          <w:numId w:val="9"/>
        </w:numPr>
        <w:contextualSpacing w:val="0"/>
        <w:rPr>
          <w:rFonts w:ascii="Arial" w:hAnsi="Arial" w:cs="Arial"/>
          <w:sz w:val="22"/>
          <w:szCs w:val="22"/>
        </w:rPr>
      </w:pPr>
      <w:r>
        <w:rPr>
          <w:rFonts w:ascii="Arial" w:hAnsi="Arial" w:cs="Arial"/>
          <w:sz w:val="22"/>
          <w:szCs w:val="22"/>
        </w:rPr>
        <w:t>End to e</w:t>
      </w:r>
      <w:r w:rsidRPr="00C44089">
        <w:rPr>
          <w:rFonts w:ascii="Arial" w:hAnsi="Arial" w:cs="Arial"/>
          <w:sz w:val="22"/>
          <w:szCs w:val="22"/>
        </w:rPr>
        <w:t>nd</w:t>
      </w:r>
      <w:r w:rsidR="00E708E3">
        <w:rPr>
          <w:rFonts w:ascii="Arial" w:hAnsi="Arial" w:cs="Arial"/>
          <w:sz w:val="22"/>
          <w:szCs w:val="22"/>
        </w:rPr>
        <w:fldChar w:fldCharType="begin"/>
      </w:r>
      <w:r w:rsidR="00E708E3">
        <w:instrText xml:space="preserve"> XE "</w:instrText>
      </w:r>
      <w:r w:rsidR="00E708E3" w:rsidRPr="00D075F2">
        <w:rPr>
          <w:rFonts w:cs="Arial"/>
          <w:sz w:val="22"/>
          <w:szCs w:val="22"/>
        </w:rPr>
        <w:instrText>Test</w:instrText>
      </w:r>
      <w:r w:rsidR="00E708E3" w:rsidRPr="00D075F2">
        <w:rPr>
          <w:rFonts w:cs="Arial"/>
        </w:rPr>
        <w:instrText>:</w:instrText>
      </w:r>
      <w:r w:rsidR="00E708E3" w:rsidRPr="00D075F2">
        <w:instrText>End to End</w:instrText>
      </w:r>
      <w:r w:rsidR="00E708E3">
        <w:instrText xml:space="preserve">" </w:instrText>
      </w:r>
      <w:r w:rsidR="00E708E3">
        <w:rPr>
          <w:rFonts w:ascii="Arial" w:hAnsi="Arial" w:cs="Arial"/>
          <w:sz w:val="22"/>
          <w:szCs w:val="22"/>
        </w:rPr>
        <w:fldChar w:fldCharType="end"/>
      </w:r>
      <w:r w:rsidRPr="00C44089">
        <w:rPr>
          <w:rFonts w:ascii="Arial" w:hAnsi="Arial" w:cs="Arial"/>
          <w:sz w:val="22"/>
          <w:szCs w:val="22"/>
        </w:rPr>
        <w:t xml:space="preserve"> test to verify</w:t>
      </w:r>
      <w:r>
        <w:rPr>
          <w:rFonts w:ascii="Arial" w:hAnsi="Arial" w:cs="Arial"/>
          <w:sz w:val="22"/>
          <w:szCs w:val="22"/>
        </w:rPr>
        <w:t xml:space="preserve"> that the system is working properly.</w:t>
      </w:r>
    </w:p>
    <w:p w:rsidR="000276ED" w:rsidRDefault="004A63B7" w:rsidP="00246E76">
      <w:pPr>
        <w:pStyle w:val="Heading2"/>
      </w:pPr>
      <w:bookmarkStart w:id="69" w:name="_Toc312400797"/>
      <w:r>
        <w:t>Billing Manager</w:t>
      </w:r>
      <w:r w:rsidR="00766B1C">
        <w:t xml:space="preserve"> Test</w:t>
      </w:r>
      <w:r w:rsidR="00BF0047">
        <w:t>s</w:t>
      </w:r>
      <w:bookmarkEnd w:id="69"/>
    </w:p>
    <w:p w:rsidR="00C44089" w:rsidRPr="00C44089" w:rsidRDefault="00CA7356" w:rsidP="00C44089">
      <w:pPr>
        <w:rPr>
          <w:rFonts w:cs="Arial"/>
          <w:szCs w:val="22"/>
        </w:rPr>
      </w:pPr>
      <w:r>
        <w:t>The Asurion Software Quality Assurance (SQA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t xml:space="preserve">) </w:t>
      </w:r>
      <w:r w:rsidR="0023203E">
        <w:t>team uses the ARIA Billing Manager</w:t>
      </w:r>
      <w:r w:rsidR="00E708E3">
        <w:fldChar w:fldCharType="begin"/>
      </w:r>
      <w:r w:rsidR="00E708E3">
        <w:instrText xml:space="preserve"> XE "</w:instrText>
      </w:r>
      <w:r w:rsidR="00E708E3" w:rsidRPr="0070030D">
        <w:instrText>ARIA Billing Manager</w:instrText>
      </w:r>
      <w:r w:rsidR="00E708E3">
        <w:instrText xml:space="preserve">" </w:instrText>
      </w:r>
      <w:r w:rsidR="00E708E3">
        <w:fldChar w:fldCharType="end"/>
      </w:r>
      <w:r w:rsidR="0023203E">
        <w:t xml:space="preserve"> application to test the CreateContract Service</w:t>
      </w:r>
      <w:r w:rsidR="00E708E3">
        <w:fldChar w:fldCharType="begin"/>
      </w:r>
      <w:r w:rsidR="00E708E3">
        <w:instrText xml:space="preserve"> XE "</w:instrText>
      </w:r>
      <w:r w:rsidR="00E708E3" w:rsidRPr="006067B1">
        <w:instrText>CreateContract Service</w:instrText>
      </w:r>
      <w:r w:rsidR="00E708E3">
        <w:instrText xml:space="preserve">" </w:instrText>
      </w:r>
      <w:r w:rsidR="00E708E3">
        <w:fldChar w:fldCharType="end"/>
      </w:r>
      <w:r w:rsidR="0023203E">
        <w:t>.</w:t>
      </w:r>
      <w:r w:rsidR="00C44089">
        <w:t xml:space="preserve"> </w:t>
      </w:r>
      <w:r w:rsidR="00C50842">
        <w:t>In the sample test described below, the Billing Manager is used to conduct System</w:t>
      </w:r>
      <w:r w:rsidR="00E708E3">
        <w:fldChar w:fldCharType="begin"/>
      </w:r>
      <w:r w:rsidR="00E708E3">
        <w:instrText xml:space="preserve"> XE "</w:instrText>
      </w:r>
      <w:r w:rsidR="00E708E3" w:rsidRPr="0079389C">
        <w:instrText>Test:System</w:instrText>
      </w:r>
      <w:r w:rsidR="00E708E3">
        <w:instrText xml:space="preserve">" </w:instrText>
      </w:r>
      <w:r w:rsidR="00E708E3">
        <w:fldChar w:fldCharType="end"/>
      </w:r>
      <w:r w:rsidR="00C50842">
        <w:t>, Smoke</w:t>
      </w:r>
      <w:r w:rsidR="00E708E3">
        <w:fldChar w:fldCharType="begin"/>
      </w:r>
      <w:r w:rsidR="00E708E3">
        <w:instrText xml:space="preserve"> XE "</w:instrText>
      </w:r>
      <w:r w:rsidR="00E708E3" w:rsidRPr="00645028">
        <w:instrText>Test:Smoke</w:instrText>
      </w:r>
      <w:r w:rsidR="00E708E3">
        <w:instrText xml:space="preserve">" </w:instrText>
      </w:r>
      <w:r w:rsidR="00E708E3">
        <w:fldChar w:fldCharType="end"/>
      </w:r>
      <w:r w:rsidR="00C50842">
        <w:t>, and Regression</w:t>
      </w:r>
      <w:r w:rsidR="00E708E3">
        <w:fldChar w:fldCharType="begin"/>
      </w:r>
      <w:r w:rsidR="00E708E3">
        <w:instrText xml:space="preserve"> XE "</w:instrText>
      </w:r>
      <w:r w:rsidR="00E708E3" w:rsidRPr="0034197C">
        <w:instrText>Test:Regression</w:instrText>
      </w:r>
      <w:r w:rsidR="00E708E3">
        <w:instrText xml:space="preserve">" </w:instrText>
      </w:r>
      <w:r w:rsidR="00E708E3">
        <w:fldChar w:fldCharType="end"/>
      </w:r>
      <w:r w:rsidR="00E708E3">
        <w:fldChar w:fldCharType="begin"/>
      </w:r>
      <w:r w:rsidR="00E708E3">
        <w:instrText xml:space="preserve"> XE "</w:instrText>
      </w:r>
      <w:r w:rsidR="00E708E3" w:rsidRPr="005C6AEE">
        <w:instrText>Test:Regression</w:instrText>
      </w:r>
      <w:r w:rsidR="00E708E3">
        <w:instrText xml:space="preserve">" </w:instrText>
      </w:r>
      <w:r w:rsidR="00E708E3">
        <w:fldChar w:fldCharType="end"/>
      </w:r>
      <w:r w:rsidR="00C50842">
        <w:t xml:space="preserve"> testing.</w:t>
      </w:r>
    </w:p>
    <w:p w:rsidR="00EE764F" w:rsidRDefault="003C6B12" w:rsidP="00246E76">
      <w:pPr>
        <w:spacing w:before="120"/>
      </w:pPr>
      <w:r>
        <w:lastRenderedPageBreak/>
        <w:t xml:space="preserve">An Asurion development team creates a test harness containing sample test data. For example, a test kit could contain customer </w:t>
      </w:r>
      <w:r w:rsidR="00C138F0">
        <w:t xml:space="preserve">data (name, address lines, </w:t>
      </w:r>
      <w:r>
        <w:t>credit card information</w:t>
      </w:r>
      <w:r w:rsidR="00C138F0">
        <w:t>, and so forth)</w:t>
      </w:r>
      <w:r>
        <w:t xml:space="preserve"> for a </w:t>
      </w:r>
      <w:r w:rsidR="00C719EA">
        <w:t xml:space="preserve">throughput test of </w:t>
      </w:r>
      <w:r w:rsidR="009D77FE">
        <w:t>the Finance Service Gateway</w:t>
      </w:r>
      <w:r w:rsidR="00E708E3">
        <w:fldChar w:fldCharType="begin"/>
      </w:r>
      <w:r w:rsidR="00E708E3">
        <w:instrText xml:space="preserve"> XE "</w:instrText>
      </w:r>
      <w:r w:rsidR="00E708E3" w:rsidRPr="00AE2C75">
        <w:instrText>Finance Service Gateway</w:instrText>
      </w:r>
      <w:r w:rsidR="00E708E3">
        <w:instrText xml:space="preserve">" </w:instrText>
      </w:r>
      <w:r w:rsidR="00E708E3">
        <w:fldChar w:fldCharType="end"/>
      </w:r>
      <w:r w:rsidR="00C719EA">
        <w:t>.</w:t>
      </w:r>
    </w:p>
    <w:p w:rsidR="0029792F" w:rsidRDefault="0029792F" w:rsidP="00163363"/>
    <w:p w:rsidR="0029792F" w:rsidRPr="0029792F" w:rsidRDefault="0029792F" w:rsidP="00817064">
      <w:pPr>
        <w:rPr>
          <w:rFonts w:cs="Arial"/>
        </w:rPr>
      </w:pPr>
      <w:r>
        <w:t>In the sample ARIA Billing Manage</w:t>
      </w:r>
      <w:r w:rsidR="00C44F45">
        <w:t>r</w:t>
      </w:r>
      <w:r w:rsidR="00E708E3">
        <w:fldChar w:fldCharType="begin"/>
      </w:r>
      <w:r w:rsidR="00E708E3">
        <w:instrText xml:space="preserve"> XE "</w:instrText>
      </w:r>
      <w:r w:rsidR="00E708E3" w:rsidRPr="00764E14">
        <w:instrText>ARIA Billing Manage</w:instrText>
      </w:r>
      <w:r w:rsidR="00C44F45">
        <w:instrText>r</w:instrText>
      </w:r>
      <w:r w:rsidR="00E708E3">
        <w:instrText xml:space="preserve">" </w:instrText>
      </w:r>
      <w:r w:rsidR="00E708E3">
        <w:fldChar w:fldCharType="end"/>
      </w:r>
      <w:r>
        <w:t xml:space="preserve"> test shown below, the test subscriber must be successfully </w:t>
      </w:r>
      <w:r w:rsidR="007D697B">
        <w:rPr>
          <w:rFonts w:cs="Arial"/>
        </w:rPr>
        <w:t>enrolled:</w:t>
      </w:r>
    </w:p>
    <w:p w:rsidR="0029792F" w:rsidRPr="009861FE" w:rsidRDefault="0029792F" w:rsidP="0034483D">
      <w:pPr>
        <w:pStyle w:val="ListParagraph"/>
        <w:numPr>
          <w:ilvl w:val="0"/>
          <w:numId w:val="17"/>
        </w:numPr>
        <w:rPr>
          <w:rFonts w:ascii="Arial" w:hAnsi="Arial" w:cs="Arial"/>
          <w:sz w:val="22"/>
          <w:szCs w:val="22"/>
        </w:rPr>
      </w:pPr>
      <w:r w:rsidRPr="009861FE">
        <w:rPr>
          <w:rFonts w:ascii="Arial" w:hAnsi="Arial" w:cs="Arial"/>
          <w:sz w:val="22"/>
          <w:szCs w:val="22"/>
        </w:rPr>
        <w:t xml:space="preserve">From the Wall-Mart side, the subscriber is successfully enrolled with Asurion </w:t>
      </w:r>
      <w:r w:rsidR="003447F5" w:rsidRPr="009861FE">
        <w:rPr>
          <w:rFonts w:ascii="Arial" w:hAnsi="Arial" w:cs="Arial"/>
          <w:sz w:val="22"/>
          <w:szCs w:val="22"/>
        </w:rPr>
        <w:t xml:space="preserve">via </w:t>
      </w:r>
      <w:r w:rsidR="00160EBF">
        <w:rPr>
          <w:rFonts w:ascii="Arial" w:hAnsi="Arial" w:cs="Arial"/>
          <w:sz w:val="22"/>
          <w:szCs w:val="22"/>
        </w:rPr>
        <w:t>Wal</w:t>
      </w:r>
      <w:r w:rsidR="00DA665A" w:rsidRPr="009861FE">
        <w:rPr>
          <w:rFonts w:ascii="Arial" w:hAnsi="Arial" w:cs="Arial"/>
          <w:sz w:val="22"/>
          <w:szCs w:val="22"/>
        </w:rPr>
        <w:t>Mart</w:t>
      </w:r>
      <w:r w:rsidRPr="009861FE">
        <w:rPr>
          <w:rFonts w:ascii="Arial" w:hAnsi="Arial" w:cs="Arial"/>
          <w:sz w:val="22"/>
          <w:szCs w:val="22"/>
        </w:rPr>
        <w:t xml:space="preserve"> POS test harness tool.</w:t>
      </w:r>
    </w:p>
    <w:p w:rsidR="0029792F" w:rsidRPr="009861FE" w:rsidRDefault="0029792F" w:rsidP="0034483D">
      <w:pPr>
        <w:pStyle w:val="ListParagraph"/>
        <w:numPr>
          <w:ilvl w:val="0"/>
          <w:numId w:val="17"/>
        </w:numPr>
        <w:rPr>
          <w:rFonts w:ascii="Arial" w:hAnsi="Arial" w:cs="Arial"/>
          <w:sz w:val="22"/>
          <w:szCs w:val="22"/>
        </w:rPr>
      </w:pPr>
      <w:r w:rsidRPr="009861FE">
        <w:rPr>
          <w:rFonts w:ascii="Arial" w:hAnsi="Arial" w:cs="Arial"/>
          <w:sz w:val="22"/>
          <w:szCs w:val="22"/>
        </w:rPr>
        <w:t>At Asurion, the subscriber is successfully enrolled.</w:t>
      </w:r>
    </w:p>
    <w:p w:rsidR="00246E76" w:rsidRDefault="00246E76" w:rsidP="00246E76">
      <w:pPr>
        <w:pStyle w:val="Heading3"/>
      </w:pPr>
      <w:bookmarkStart w:id="70" w:name="_Toc311726793"/>
      <w:bookmarkStart w:id="71" w:name="_Toc312400798"/>
      <w:r>
        <w:t>Test: Exercise Subscriber Billing System</w:t>
      </w:r>
      <w:bookmarkEnd w:id="70"/>
      <w:bookmarkEnd w:id="71"/>
    </w:p>
    <w:p w:rsidR="00246E76" w:rsidRPr="0097137E" w:rsidRDefault="00246E76" w:rsidP="00246E76">
      <w:pPr>
        <w:keepNext/>
        <w:rPr>
          <w:szCs w:val="22"/>
        </w:rPr>
      </w:pPr>
      <w:r w:rsidRPr="0097137E">
        <w:rPr>
          <w:szCs w:val="22"/>
        </w:rPr>
        <w:t xml:space="preserve">The following table lists the </w:t>
      </w:r>
      <w:r>
        <w:rPr>
          <w:szCs w:val="22"/>
        </w:rPr>
        <w:t xml:space="preserve">actions </w:t>
      </w:r>
      <w:r w:rsidRPr="0097137E">
        <w:rPr>
          <w:szCs w:val="22"/>
        </w:rPr>
        <w:t>and expected outcomes for a typical ARIA Billing Manager</w:t>
      </w:r>
      <w:r>
        <w:rPr>
          <w:szCs w:val="22"/>
        </w:rPr>
        <w:t xml:space="preserve"> </w:t>
      </w:r>
      <w:r>
        <w:rPr>
          <w:szCs w:val="22"/>
        </w:rPr>
        <w:fldChar w:fldCharType="begin"/>
      </w:r>
      <w:r>
        <w:instrText xml:space="preserve"> XE "</w:instrText>
      </w:r>
      <w:r w:rsidR="00E708E3">
        <w:instrText xml:space="preserve">Aria </w:instrText>
      </w:r>
      <w:r w:rsidRPr="00E36103">
        <w:instrText>Billing Manager</w:instrText>
      </w:r>
      <w:r>
        <w:instrText xml:space="preserve"> Tests: System Test" </w:instrText>
      </w:r>
      <w:r>
        <w:rPr>
          <w:szCs w:val="22"/>
        </w:rPr>
        <w:fldChar w:fldCharType="end"/>
      </w:r>
      <w:r w:rsidRPr="0097137E">
        <w:rPr>
          <w:szCs w:val="22"/>
        </w:rPr>
        <w:t xml:space="preserve"> </w:t>
      </w:r>
      <w:r>
        <w:rPr>
          <w:szCs w:val="22"/>
        </w:rPr>
        <w:t>test of Asurion Subscriber Billing System processes.</w:t>
      </w:r>
    </w:p>
    <w:p w:rsidR="00947605" w:rsidRPr="0097137E" w:rsidRDefault="00246E76" w:rsidP="00246E76">
      <w:pPr>
        <w:keepNext/>
        <w:spacing w:before="120" w:after="120"/>
        <w:rPr>
          <w:szCs w:val="22"/>
        </w:rPr>
      </w:pPr>
      <w:r w:rsidRPr="0097137E">
        <w:rPr>
          <w:b/>
          <w:szCs w:val="22"/>
        </w:rPr>
        <w:t xml:space="preserve">Note: </w:t>
      </w:r>
      <w:r w:rsidRPr="0097137E">
        <w:rPr>
          <w:szCs w:val="22"/>
        </w:rPr>
        <w:t>Typed input is displayed in</w:t>
      </w:r>
      <w:r w:rsidRPr="0097137E">
        <w:rPr>
          <w:b/>
          <w:szCs w:val="22"/>
        </w:rPr>
        <w:t xml:space="preserve"> bold</w:t>
      </w:r>
      <w:r w:rsidRPr="0097137E">
        <w:rPr>
          <w:szCs w:val="22"/>
        </w:rPr>
        <w:t xml:space="preserve">. The </w:t>
      </w:r>
      <w:r w:rsidRPr="0097137E">
        <w:rPr>
          <w:i/>
          <w:szCs w:val="22"/>
        </w:rPr>
        <w:t>filename.csv</w:t>
      </w:r>
      <w:r w:rsidRPr="0097137E">
        <w:rPr>
          <w:szCs w:val="22"/>
        </w:rPr>
        <w:t xml:space="preserve"> is </w:t>
      </w:r>
      <w:r w:rsidR="00947605">
        <w:rPr>
          <w:szCs w:val="22"/>
        </w:rPr>
        <w:t>replaced by the actual filename.</w:t>
      </w:r>
    </w:p>
    <w:p w:rsidR="004A5F81" w:rsidRDefault="004A5F81" w:rsidP="00EE764F"/>
    <w:tbl>
      <w:tblPr>
        <w:tblStyle w:val="TableGrid"/>
        <w:tblW w:w="0" w:type="auto"/>
        <w:tblLook w:val="04A0" w:firstRow="1" w:lastRow="0" w:firstColumn="1" w:lastColumn="0" w:noHBand="0" w:noVBand="1"/>
      </w:tblPr>
      <w:tblGrid>
        <w:gridCol w:w="2538"/>
        <w:gridCol w:w="3330"/>
        <w:gridCol w:w="3510"/>
      </w:tblGrid>
      <w:tr w:rsidR="00745BDD" w:rsidRPr="00163363" w:rsidTr="000E7A90">
        <w:tc>
          <w:tcPr>
            <w:tcW w:w="2538" w:type="dxa"/>
            <w:shd w:val="clear" w:color="auto" w:fill="FFC000"/>
          </w:tcPr>
          <w:p w:rsidR="00745BDD" w:rsidRPr="00F43DE4" w:rsidRDefault="00745BDD" w:rsidP="00AE6250">
            <w:pPr>
              <w:jc w:val="center"/>
              <w:rPr>
                <w:b/>
                <w:sz w:val="20"/>
                <w:szCs w:val="20"/>
              </w:rPr>
            </w:pPr>
            <w:r w:rsidRPr="00F43DE4">
              <w:rPr>
                <w:b/>
                <w:sz w:val="20"/>
                <w:szCs w:val="20"/>
              </w:rPr>
              <w:t>Step</w:t>
            </w:r>
          </w:p>
        </w:tc>
        <w:tc>
          <w:tcPr>
            <w:tcW w:w="3330" w:type="dxa"/>
            <w:shd w:val="clear" w:color="auto" w:fill="FFC000"/>
          </w:tcPr>
          <w:p w:rsidR="00745BDD" w:rsidRPr="00F43DE4" w:rsidRDefault="00745BDD" w:rsidP="00AE6250">
            <w:pPr>
              <w:jc w:val="center"/>
              <w:rPr>
                <w:b/>
                <w:sz w:val="20"/>
                <w:szCs w:val="20"/>
              </w:rPr>
            </w:pPr>
            <w:r w:rsidRPr="00F43DE4">
              <w:rPr>
                <w:b/>
                <w:sz w:val="20"/>
                <w:szCs w:val="20"/>
              </w:rPr>
              <w:t>Description</w:t>
            </w:r>
            <w:r w:rsidR="00D203E8" w:rsidRPr="00F43DE4">
              <w:rPr>
                <w:b/>
                <w:sz w:val="20"/>
                <w:szCs w:val="20"/>
              </w:rPr>
              <w:t>/Input</w:t>
            </w:r>
          </w:p>
        </w:tc>
        <w:tc>
          <w:tcPr>
            <w:tcW w:w="3510" w:type="dxa"/>
            <w:shd w:val="clear" w:color="auto" w:fill="FFC000"/>
          </w:tcPr>
          <w:p w:rsidR="00745BDD" w:rsidRPr="00F43DE4" w:rsidRDefault="00745BDD" w:rsidP="00AE6250">
            <w:pPr>
              <w:jc w:val="center"/>
              <w:rPr>
                <w:b/>
                <w:sz w:val="20"/>
                <w:szCs w:val="20"/>
              </w:rPr>
            </w:pPr>
            <w:r w:rsidRPr="00F43DE4">
              <w:rPr>
                <w:b/>
                <w:sz w:val="20"/>
                <w:szCs w:val="20"/>
              </w:rPr>
              <w:t>Expected Outcome</w:t>
            </w:r>
          </w:p>
        </w:tc>
      </w:tr>
      <w:tr w:rsidR="00745BDD" w:rsidRPr="00163363" w:rsidTr="000E7A90">
        <w:tc>
          <w:tcPr>
            <w:tcW w:w="2538" w:type="dxa"/>
          </w:tcPr>
          <w:p w:rsidR="00745BDD" w:rsidRPr="00F43DE4" w:rsidRDefault="00745BDD" w:rsidP="00EE764F">
            <w:pPr>
              <w:rPr>
                <w:sz w:val="20"/>
                <w:szCs w:val="20"/>
              </w:rPr>
            </w:pPr>
            <w:r w:rsidRPr="00F43DE4">
              <w:rPr>
                <w:sz w:val="20"/>
                <w:szCs w:val="20"/>
              </w:rPr>
              <w:t>1</w:t>
            </w:r>
            <w:r w:rsidR="00AA7DDE" w:rsidRPr="00F43DE4">
              <w:rPr>
                <w:sz w:val="20"/>
                <w:szCs w:val="20"/>
              </w:rPr>
              <w:t>)</w:t>
            </w:r>
            <w:r w:rsidRPr="00F43DE4">
              <w:rPr>
                <w:sz w:val="20"/>
                <w:szCs w:val="20"/>
              </w:rPr>
              <w:t xml:space="preserve"> Open .CSV file</w:t>
            </w:r>
          </w:p>
        </w:tc>
        <w:tc>
          <w:tcPr>
            <w:tcW w:w="3330" w:type="dxa"/>
          </w:tcPr>
          <w:p w:rsidR="00745BDD" w:rsidRPr="00F43DE4" w:rsidRDefault="004A5F81" w:rsidP="00AE6250">
            <w:pPr>
              <w:rPr>
                <w:sz w:val="20"/>
                <w:szCs w:val="20"/>
              </w:rPr>
            </w:pPr>
            <w:r w:rsidRPr="00F43DE4">
              <w:rPr>
                <w:sz w:val="20"/>
                <w:szCs w:val="20"/>
              </w:rPr>
              <w:t>The .csv file contains xxxxxxx.</w:t>
            </w:r>
          </w:p>
        </w:tc>
        <w:tc>
          <w:tcPr>
            <w:tcW w:w="3510" w:type="dxa"/>
          </w:tcPr>
          <w:p w:rsidR="00745BDD" w:rsidRPr="00F43DE4" w:rsidRDefault="00C52064" w:rsidP="00EE764F">
            <w:pPr>
              <w:rPr>
                <w:sz w:val="20"/>
                <w:szCs w:val="20"/>
              </w:rPr>
            </w:pPr>
            <w:r>
              <w:rPr>
                <w:sz w:val="20"/>
                <w:szCs w:val="20"/>
              </w:rPr>
              <w:t>The file is opened.</w:t>
            </w:r>
          </w:p>
        </w:tc>
      </w:tr>
      <w:tr w:rsidR="00745BDD" w:rsidRPr="00163363" w:rsidTr="000E7A90">
        <w:tc>
          <w:tcPr>
            <w:tcW w:w="2538" w:type="dxa"/>
          </w:tcPr>
          <w:p w:rsidR="00745BDD" w:rsidRPr="00F43DE4" w:rsidRDefault="00AA7DDE" w:rsidP="00A63BF7">
            <w:pPr>
              <w:rPr>
                <w:sz w:val="20"/>
                <w:szCs w:val="20"/>
              </w:rPr>
            </w:pPr>
            <w:r w:rsidRPr="00F43DE4">
              <w:rPr>
                <w:sz w:val="20"/>
                <w:szCs w:val="20"/>
              </w:rPr>
              <w:t>2)</w:t>
            </w:r>
            <w:r w:rsidR="00A63BF7">
              <w:rPr>
                <w:sz w:val="20"/>
                <w:szCs w:val="20"/>
              </w:rPr>
              <w:t xml:space="preserve"> Add information to the CSV file.</w:t>
            </w:r>
          </w:p>
        </w:tc>
        <w:tc>
          <w:tcPr>
            <w:tcW w:w="3330" w:type="dxa"/>
          </w:tcPr>
          <w:p w:rsidR="00D73A27" w:rsidRPr="00A63BF7" w:rsidRDefault="00D73A27" w:rsidP="007D469F">
            <w:pPr>
              <w:rPr>
                <w:rFonts w:cs="Arial"/>
                <w:sz w:val="20"/>
                <w:szCs w:val="20"/>
              </w:rPr>
            </w:pPr>
            <w:r w:rsidRPr="00D73A27">
              <w:rPr>
                <w:sz w:val="20"/>
                <w:szCs w:val="20"/>
              </w:rPr>
              <w:t xml:space="preserve"> </w:t>
            </w:r>
            <w:r w:rsidR="00A63BF7">
              <w:rPr>
                <w:sz w:val="20"/>
                <w:szCs w:val="20"/>
              </w:rPr>
              <w:t>Enter:</w:t>
            </w:r>
          </w:p>
          <w:p w:rsidR="00A63BF7" w:rsidRPr="00D073F5" w:rsidRDefault="00A63BF7" w:rsidP="0034483D">
            <w:pPr>
              <w:pStyle w:val="ListParagraph"/>
              <w:numPr>
                <w:ilvl w:val="0"/>
                <w:numId w:val="18"/>
              </w:numPr>
              <w:rPr>
                <w:rFonts w:ascii="Arial" w:hAnsi="Arial" w:cs="Arial"/>
                <w:b/>
                <w:sz w:val="20"/>
                <w:szCs w:val="20"/>
              </w:rPr>
            </w:pPr>
            <w:r w:rsidRPr="00D073F5">
              <w:rPr>
                <w:rFonts w:ascii="Arial" w:hAnsi="Arial" w:cs="Arial"/>
                <w:b/>
                <w:sz w:val="20"/>
                <w:szCs w:val="20"/>
              </w:rPr>
              <w:t>MDN number</w:t>
            </w:r>
          </w:p>
          <w:p w:rsidR="00A63BF7" w:rsidRPr="00D073F5" w:rsidRDefault="00A63BF7" w:rsidP="0034483D">
            <w:pPr>
              <w:pStyle w:val="ListParagraph"/>
              <w:numPr>
                <w:ilvl w:val="0"/>
                <w:numId w:val="18"/>
              </w:numPr>
              <w:rPr>
                <w:rFonts w:ascii="Arial" w:hAnsi="Arial" w:cs="Arial"/>
                <w:b/>
                <w:sz w:val="20"/>
                <w:szCs w:val="20"/>
              </w:rPr>
            </w:pPr>
            <w:r w:rsidRPr="00D073F5">
              <w:rPr>
                <w:rFonts w:ascii="Arial" w:hAnsi="Arial" w:cs="Arial"/>
                <w:b/>
                <w:sz w:val="20"/>
                <w:szCs w:val="20"/>
              </w:rPr>
              <w:t>CreateContract details</w:t>
            </w:r>
          </w:p>
          <w:p w:rsidR="00A63BF7" w:rsidRPr="00D073F5" w:rsidRDefault="00A63BF7" w:rsidP="0034483D">
            <w:pPr>
              <w:pStyle w:val="ListParagraph"/>
              <w:numPr>
                <w:ilvl w:val="0"/>
                <w:numId w:val="18"/>
              </w:numPr>
              <w:rPr>
                <w:rFonts w:ascii="Arial" w:hAnsi="Arial" w:cs="Arial"/>
                <w:b/>
                <w:sz w:val="20"/>
                <w:szCs w:val="20"/>
              </w:rPr>
            </w:pPr>
            <w:r w:rsidRPr="00D073F5">
              <w:rPr>
                <w:rFonts w:ascii="Arial" w:hAnsi="Arial" w:cs="Arial"/>
                <w:b/>
                <w:sz w:val="20"/>
                <w:szCs w:val="20"/>
              </w:rPr>
              <w:t>Enrollment date</w:t>
            </w:r>
          </w:p>
          <w:p w:rsidR="00A63BF7" w:rsidRPr="00A63BF7" w:rsidRDefault="00A63BF7" w:rsidP="0034483D">
            <w:pPr>
              <w:pStyle w:val="ListParagraph"/>
              <w:numPr>
                <w:ilvl w:val="0"/>
                <w:numId w:val="18"/>
              </w:numPr>
              <w:rPr>
                <w:sz w:val="20"/>
                <w:szCs w:val="20"/>
              </w:rPr>
            </w:pPr>
            <w:r w:rsidRPr="00D073F5">
              <w:rPr>
                <w:rFonts w:ascii="Arial" w:hAnsi="Arial" w:cs="Arial"/>
                <w:b/>
                <w:sz w:val="20"/>
                <w:szCs w:val="20"/>
              </w:rPr>
              <w:t>Plan code</w:t>
            </w:r>
          </w:p>
        </w:tc>
        <w:tc>
          <w:tcPr>
            <w:tcW w:w="3510" w:type="dxa"/>
          </w:tcPr>
          <w:p w:rsidR="0070546D" w:rsidRPr="0070546D" w:rsidRDefault="007D469F" w:rsidP="0070546D">
            <w:pPr>
              <w:rPr>
                <w:sz w:val="20"/>
                <w:szCs w:val="20"/>
              </w:rPr>
            </w:pPr>
            <w:r w:rsidRPr="007D469F">
              <w:rPr>
                <w:b/>
                <w:sz w:val="20"/>
                <w:szCs w:val="20"/>
              </w:rPr>
              <w:t>Note</w:t>
            </w:r>
            <w:r>
              <w:rPr>
                <w:sz w:val="20"/>
                <w:szCs w:val="20"/>
              </w:rPr>
              <w:t xml:space="preserve">: </w:t>
            </w:r>
            <w:r w:rsidRPr="00D73A27">
              <w:rPr>
                <w:sz w:val="20"/>
                <w:szCs w:val="20"/>
              </w:rPr>
              <w:t>See “</w:t>
            </w:r>
            <w:r w:rsidRPr="00D73A27">
              <w:rPr>
                <w:sz w:val="20"/>
                <w:szCs w:val="20"/>
              </w:rPr>
              <w:fldChar w:fldCharType="begin"/>
            </w:r>
            <w:r w:rsidRPr="00D73A27">
              <w:rPr>
                <w:sz w:val="20"/>
                <w:szCs w:val="20"/>
              </w:rPr>
              <w:instrText xml:space="preserve"> REF _Ref309135470 \h </w:instrText>
            </w:r>
            <w:r>
              <w:rPr>
                <w:sz w:val="20"/>
                <w:szCs w:val="20"/>
              </w:rPr>
              <w:instrText xml:space="preserve"> \* MERGEFORMAT </w:instrText>
            </w:r>
            <w:r w:rsidRPr="00D73A27">
              <w:rPr>
                <w:sz w:val="20"/>
                <w:szCs w:val="20"/>
              </w:rPr>
            </w:r>
            <w:r w:rsidRPr="00D73A27">
              <w:rPr>
                <w:sz w:val="20"/>
                <w:szCs w:val="20"/>
              </w:rPr>
              <w:fldChar w:fldCharType="separate"/>
            </w:r>
          </w:p>
          <w:p w:rsidR="0070546D" w:rsidRPr="0070546D" w:rsidRDefault="0070546D" w:rsidP="000B6F06">
            <w:pPr>
              <w:rPr>
                <w:sz w:val="20"/>
                <w:szCs w:val="20"/>
              </w:rPr>
            </w:pPr>
            <w:r w:rsidRPr="0070546D">
              <w:rPr>
                <w:sz w:val="20"/>
                <w:szCs w:val="20"/>
              </w:rPr>
              <w:br w:type="page"/>
            </w:r>
          </w:p>
          <w:p w:rsidR="00745BDD" w:rsidRPr="00F43DE4" w:rsidRDefault="007D469F" w:rsidP="00EE764F">
            <w:pPr>
              <w:rPr>
                <w:sz w:val="20"/>
                <w:szCs w:val="20"/>
              </w:rPr>
            </w:pPr>
            <w:r w:rsidRPr="00D73A27">
              <w:rPr>
                <w:sz w:val="20"/>
                <w:szCs w:val="20"/>
              </w:rPr>
              <w:fldChar w:fldCharType="end"/>
            </w:r>
            <w:r w:rsidRPr="00D73A27">
              <w:rPr>
                <w:sz w:val="20"/>
                <w:szCs w:val="20"/>
              </w:rPr>
              <w:t>” in this document.</w:t>
            </w:r>
          </w:p>
        </w:tc>
      </w:tr>
      <w:tr w:rsidR="00745BDD" w:rsidRPr="00163363" w:rsidTr="000E7A90">
        <w:tc>
          <w:tcPr>
            <w:tcW w:w="2538" w:type="dxa"/>
          </w:tcPr>
          <w:p w:rsidR="00745BDD" w:rsidRPr="00F43DE4" w:rsidRDefault="00AA7DDE" w:rsidP="00B92009">
            <w:pPr>
              <w:rPr>
                <w:sz w:val="20"/>
                <w:szCs w:val="20"/>
              </w:rPr>
            </w:pPr>
            <w:r w:rsidRPr="00F43DE4">
              <w:rPr>
                <w:sz w:val="20"/>
                <w:szCs w:val="20"/>
              </w:rPr>
              <w:t>3)</w:t>
            </w:r>
            <w:r w:rsidR="00745BDD" w:rsidRPr="00F43DE4">
              <w:rPr>
                <w:sz w:val="20"/>
                <w:szCs w:val="20"/>
              </w:rPr>
              <w:t xml:space="preserve"> Save the file as .CSV</w:t>
            </w:r>
          </w:p>
        </w:tc>
        <w:tc>
          <w:tcPr>
            <w:tcW w:w="3330" w:type="dxa"/>
          </w:tcPr>
          <w:p w:rsidR="00745BDD" w:rsidRPr="00F43DE4" w:rsidRDefault="00745BDD" w:rsidP="00AE6250">
            <w:pPr>
              <w:rPr>
                <w:sz w:val="20"/>
                <w:szCs w:val="20"/>
              </w:rPr>
            </w:pPr>
          </w:p>
        </w:tc>
        <w:tc>
          <w:tcPr>
            <w:tcW w:w="3510" w:type="dxa"/>
          </w:tcPr>
          <w:p w:rsidR="00745BDD" w:rsidRPr="00F43DE4" w:rsidRDefault="00745BDD" w:rsidP="00B92009">
            <w:pPr>
              <w:rPr>
                <w:sz w:val="20"/>
                <w:szCs w:val="20"/>
              </w:rPr>
            </w:pPr>
          </w:p>
        </w:tc>
      </w:tr>
      <w:tr w:rsidR="00745BDD" w:rsidRPr="00163363" w:rsidTr="000E7A90">
        <w:tc>
          <w:tcPr>
            <w:tcW w:w="2538" w:type="dxa"/>
          </w:tcPr>
          <w:p w:rsidR="00745BDD" w:rsidRPr="00F43DE4" w:rsidRDefault="00AA7DDE" w:rsidP="00B92009">
            <w:pPr>
              <w:rPr>
                <w:sz w:val="20"/>
                <w:szCs w:val="20"/>
              </w:rPr>
            </w:pPr>
            <w:r w:rsidRPr="00F43DE4">
              <w:rPr>
                <w:sz w:val="20"/>
                <w:szCs w:val="20"/>
              </w:rPr>
              <w:t xml:space="preserve">4) </w:t>
            </w:r>
            <w:r w:rsidR="00745BDD" w:rsidRPr="00F43DE4">
              <w:rPr>
                <w:sz w:val="20"/>
                <w:szCs w:val="20"/>
              </w:rPr>
              <w:t>Access the command prompt.</w:t>
            </w:r>
          </w:p>
        </w:tc>
        <w:tc>
          <w:tcPr>
            <w:tcW w:w="3330" w:type="dxa"/>
          </w:tcPr>
          <w:p w:rsidR="00745BDD" w:rsidRPr="00F43DE4" w:rsidRDefault="00745BDD" w:rsidP="00AE6250">
            <w:pPr>
              <w:rPr>
                <w:sz w:val="20"/>
                <w:szCs w:val="20"/>
              </w:rPr>
            </w:pPr>
            <w:r w:rsidRPr="00F43DE4">
              <w:rPr>
                <w:b/>
                <w:sz w:val="20"/>
                <w:szCs w:val="20"/>
              </w:rPr>
              <w:t>Run</w:t>
            </w:r>
            <w:r w:rsidRPr="00F43DE4">
              <w:rPr>
                <w:sz w:val="20"/>
                <w:szCs w:val="20"/>
              </w:rPr>
              <w:t xml:space="preserve"> &gt; </w:t>
            </w:r>
            <w:r w:rsidRPr="00F43DE4">
              <w:rPr>
                <w:b/>
                <w:sz w:val="20"/>
                <w:szCs w:val="20"/>
              </w:rPr>
              <w:t>CMD</w:t>
            </w:r>
          </w:p>
        </w:tc>
        <w:tc>
          <w:tcPr>
            <w:tcW w:w="3510" w:type="dxa"/>
          </w:tcPr>
          <w:p w:rsidR="00745BDD" w:rsidRPr="00F43DE4" w:rsidRDefault="00D203E8" w:rsidP="00B92009">
            <w:pPr>
              <w:rPr>
                <w:sz w:val="20"/>
                <w:szCs w:val="20"/>
              </w:rPr>
            </w:pPr>
            <w:r w:rsidRPr="00F43DE4">
              <w:rPr>
                <w:sz w:val="20"/>
                <w:szCs w:val="20"/>
              </w:rPr>
              <w:t>The command prompt appears.</w:t>
            </w:r>
          </w:p>
        </w:tc>
      </w:tr>
      <w:tr w:rsidR="00745BDD" w:rsidRPr="00163363" w:rsidTr="000E7A90">
        <w:tc>
          <w:tcPr>
            <w:tcW w:w="2538" w:type="dxa"/>
          </w:tcPr>
          <w:p w:rsidR="00745BDD" w:rsidRPr="00F43DE4" w:rsidRDefault="00AA7DDE" w:rsidP="00B92009">
            <w:pPr>
              <w:rPr>
                <w:sz w:val="20"/>
                <w:szCs w:val="20"/>
              </w:rPr>
            </w:pPr>
            <w:r w:rsidRPr="00F43DE4">
              <w:rPr>
                <w:sz w:val="20"/>
                <w:szCs w:val="20"/>
              </w:rPr>
              <w:t xml:space="preserve">5) </w:t>
            </w:r>
            <w:r w:rsidR="00745BDD" w:rsidRPr="00F43DE4">
              <w:rPr>
                <w:sz w:val="20"/>
                <w:szCs w:val="20"/>
              </w:rPr>
              <w:t>Enter the command</w:t>
            </w:r>
            <w:r w:rsidR="00D203E8" w:rsidRPr="00F43DE4">
              <w:rPr>
                <w:sz w:val="20"/>
                <w:szCs w:val="20"/>
              </w:rPr>
              <w:t xml:space="preserve"> and press Enter.</w:t>
            </w:r>
          </w:p>
        </w:tc>
        <w:tc>
          <w:tcPr>
            <w:tcW w:w="3330" w:type="dxa"/>
          </w:tcPr>
          <w:p w:rsidR="00745BDD" w:rsidRPr="00F43DE4" w:rsidRDefault="00745BDD" w:rsidP="00AE6250">
            <w:pPr>
              <w:rPr>
                <w:b/>
                <w:sz w:val="20"/>
                <w:szCs w:val="20"/>
              </w:rPr>
            </w:pPr>
            <w:r w:rsidRPr="00F43DE4">
              <w:rPr>
                <w:b/>
                <w:sz w:val="20"/>
                <w:szCs w:val="20"/>
              </w:rPr>
              <w:t xml:space="preserve">walmarttest Test2 </w:t>
            </w:r>
            <w:r w:rsidR="00AA7DDE" w:rsidRPr="00F43DE4">
              <w:rPr>
                <w:b/>
                <w:i/>
                <w:sz w:val="20"/>
                <w:szCs w:val="20"/>
              </w:rPr>
              <w:t>filename.csv</w:t>
            </w:r>
          </w:p>
          <w:p w:rsidR="00D203E8" w:rsidRPr="00F43DE4" w:rsidRDefault="00D203E8" w:rsidP="00AE6250">
            <w:pPr>
              <w:rPr>
                <w:sz w:val="20"/>
                <w:szCs w:val="20"/>
              </w:rPr>
            </w:pPr>
            <w:r w:rsidRPr="00F43DE4">
              <w:rPr>
                <w:sz w:val="20"/>
                <w:szCs w:val="20"/>
              </w:rPr>
              <w:t>[ENTER</w:t>
            </w:r>
            <w:r w:rsidR="004A5F81" w:rsidRPr="00F43DE4">
              <w:rPr>
                <w:sz w:val="20"/>
                <w:szCs w:val="20"/>
              </w:rPr>
              <w:t>]</w:t>
            </w:r>
          </w:p>
        </w:tc>
        <w:tc>
          <w:tcPr>
            <w:tcW w:w="3510" w:type="dxa"/>
          </w:tcPr>
          <w:p w:rsidR="00745BDD" w:rsidRPr="00F43DE4" w:rsidRDefault="00745BDD" w:rsidP="00B92009">
            <w:pPr>
              <w:rPr>
                <w:sz w:val="20"/>
                <w:szCs w:val="20"/>
              </w:rPr>
            </w:pPr>
          </w:p>
        </w:tc>
      </w:tr>
      <w:tr w:rsidR="00745BDD" w:rsidRPr="00163363" w:rsidTr="000E7A90">
        <w:tc>
          <w:tcPr>
            <w:tcW w:w="2538" w:type="dxa"/>
          </w:tcPr>
          <w:p w:rsidR="00745BDD" w:rsidRPr="00F43DE4" w:rsidRDefault="00D203E8" w:rsidP="00A63BF7">
            <w:pPr>
              <w:rPr>
                <w:sz w:val="20"/>
                <w:szCs w:val="20"/>
              </w:rPr>
            </w:pPr>
            <w:r w:rsidRPr="00F43DE4">
              <w:rPr>
                <w:sz w:val="20"/>
                <w:szCs w:val="20"/>
              </w:rPr>
              <w:t xml:space="preserve">6) </w:t>
            </w:r>
            <w:r w:rsidR="00A63BF7">
              <w:rPr>
                <w:sz w:val="20"/>
                <w:szCs w:val="20"/>
              </w:rPr>
              <w:t xml:space="preserve">Open the </w:t>
            </w:r>
            <w:r w:rsidRPr="00F43DE4">
              <w:rPr>
                <w:sz w:val="20"/>
                <w:szCs w:val="20"/>
              </w:rPr>
              <w:t xml:space="preserve">ARIA </w:t>
            </w:r>
            <w:r w:rsidR="00A63BF7">
              <w:rPr>
                <w:sz w:val="20"/>
                <w:szCs w:val="20"/>
              </w:rPr>
              <w:t>application.</w:t>
            </w:r>
          </w:p>
        </w:tc>
        <w:tc>
          <w:tcPr>
            <w:tcW w:w="3330" w:type="dxa"/>
          </w:tcPr>
          <w:p w:rsidR="00745BDD" w:rsidRPr="00F43DE4" w:rsidRDefault="00A63BF7" w:rsidP="00AE6250">
            <w:pPr>
              <w:rPr>
                <w:sz w:val="20"/>
                <w:szCs w:val="20"/>
              </w:rPr>
            </w:pPr>
            <w:r>
              <w:rPr>
                <w:sz w:val="20"/>
                <w:szCs w:val="20"/>
              </w:rPr>
              <w:t>Start the Aria Billing Manager.</w:t>
            </w:r>
          </w:p>
        </w:tc>
        <w:tc>
          <w:tcPr>
            <w:tcW w:w="3510" w:type="dxa"/>
          </w:tcPr>
          <w:p w:rsidR="00745BDD" w:rsidRPr="00F43DE4" w:rsidRDefault="00A63BF7" w:rsidP="00B92009">
            <w:pPr>
              <w:rPr>
                <w:sz w:val="20"/>
                <w:szCs w:val="20"/>
              </w:rPr>
            </w:pPr>
            <w:r>
              <w:rPr>
                <w:sz w:val="20"/>
                <w:szCs w:val="20"/>
              </w:rPr>
              <w:t>The Aria Billing Manager main page appears.</w:t>
            </w:r>
          </w:p>
        </w:tc>
      </w:tr>
      <w:tr w:rsidR="00745BDD" w:rsidRPr="00163363" w:rsidTr="000E7A90">
        <w:tc>
          <w:tcPr>
            <w:tcW w:w="2538" w:type="dxa"/>
          </w:tcPr>
          <w:p w:rsidR="00745BDD" w:rsidRPr="00F43DE4" w:rsidRDefault="00D203E8" w:rsidP="00B92009">
            <w:pPr>
              <w:rPr>
                <w:sz w:val="20"/>
                <w:szCs w:val="20"/>
              </w:rPr>
            </w:pPr>
            <w:r w:rsidRPr="00F43DE4">
              <w:rPr>
                <w:sz w:val="20"/>
                <w:szCs w:val="20"/>
              </w:rPr>
              <w:t>7) Search for the acco</w:t>
            </w:r>
            <w:r w:rsidR="00B706FB">
              <w:rPr>
                <w:sz w:val="20"/>
                <w:szCs w:val="20"/>
              </w:rPr>
              <w:t>u</w:t>
            </w:r>
            <w:r w:rsidRPr="00F43DE4">
              <w:rPr>
                <w:sz w:val="20"/>
                <w:szCs w:val="20"/>
              </w:rPr>
              <w:t>nt by today’s date or the MDN number.</w:t>
            </w:r>
          </w:p>
        </w:tc>
        <w:tc>
          <w:tcPr>
            <w:tcW w:w="3330" w:type="dxa"/>
          </w:tcPr>
          <w:p w:rsidR="00A63BF7" w:rsidRPr="00D073F5" w:rsidRDefault="00A63BF7" w:rsidP="00A63BF7">
            <w:pPr>
              <w:rPr>
                <w:rFonts w:cs="Arial"/>
                <w:sz w:val="20"/>
                <w:szCs w:val="20"/>
              </w:rPr>
            </w:pPr>
            <w:r w:rsidRPr="00D073F5">
              <w:rPr>
                <w:rFonts w:cs="Arial"/>
                <w:sz w:val="20"/>
                <w:szCs w:val="20"/>
              </w:rPr>
              <w:t>In the Billing Manager:</w:t>
            </w:r>
          </w:p>
          <w:p w:rsidR="00745BDD" w:rsidRPr="00D073F5" w:rsidRDefault="00A63BF7" w:rsidP="0034483D">
            <w:pPr>
              <w:pStyle w:val="ListParagraph"/>
              <w:numPr>
                <w:ilvl w:val="0"/>
                <w:numId w:val="20"/>
              </w:numPr>
              <w:rPr>
                <w:rFonts w:ascii="Arial" w:hAnsi="Arial" w:cs="Arial"/>
                <w:sz w:val="20"/>
                <w:szCs w:val="20"/>
              </w:rPr>
            </w:pPr>
            <w:r w:rsidRPr="00D073F5">
              <w:rPr>
                <w:rFonts w:ascii="Arial" w:hAnsi="Arial" w:cs="Arial"/>
                <w:sz w:val="20"/>
                <w:szCs w:val="20"/>
              </w:rPr>
              <w:t>Search for the account.by today’s date.</w:t>
            </w:r>
          </w:p>
          <w:p w:rsidR="00A63BF7" w:rsidRPr="00A63BF7" w:rsidRDefault="00A63BF7" w:rsidP="0034483D">
            <w:pPr>
              <w:pStyle w:val="ListParagraph"/>
              <w:numPr>
                <w:ilvl w:val="0"/>
                <w:numId w:val="19"/>
              </w:numPr>
              <w:rPr>
                <w:sz w:val="20"/>
                <w:szCs w:val="20"/>
              </w:rPr>
            </w:pPr>
            <w:r w:rsidRPr="00D073F5">
              <w:rPr>
                <w:rFonts w:ascii="Arial" w:hAnsi="Arial" w:cs="Arial"/>
                <w:sz w:val="20"/>
                <w:szCs w:val="20"/>
              </w:rPr>
              <w:t xml:space="preserve">Search for the account again, </w:t>
            </w:r>
            <w:r w:rsidR="000C66FF" w:rsidRPr="00D073F5">
              <w:rPr>
                <w:rFonts w:ascii="Arial" w:hAnsi="Arial" w:cs="Arial"/>
                <w:sz w:val="20"/>
                <w:szCs w:val="20"/>
              </w:rPr>
              <w:t>by the</w:t>
            </w:r>
            <w:r w:rsidRPr="00D073F5">
              <w:rPr>
                <w:rFonts w:ascii="Arial" w:hAnsi="Arial" w:cs="Arial"/>
                <w:sz w:val="20"/>
                <w:szCs w:val="20"/>
              </w:rPr>
              <w:t xml:space="preserve"> MDN number.</w:t>
            </w:r>
          </w:p>
        </w:tc>
        <w:tc>
          <w:tcPr>
            <w:tcW w:w="3510" w:type="dxa"/>
          </w:tcPr>
          <w:p w:rsidR="00745BDD" w:rsidRPr="00F43DE4" w:rsidRDefault="00A63BF7" w:rsidP="00B92009">
            <w:pPr>
              <w:rPr>
                <w:sz w:val="20"/>
                <w:szCs w:val="20"/>
              </w:rPr>
            </w:pPr>
            <w:r>
              <w:rPr>
                <w:sz w:val="20"/>
                <w:szCs w:val="20"/>
              </w:rPr>
              <w:t xml:space="preserve">The </w:t>
            </w:r>
            <w:r w:rsidR="000C66FF">
              <w:rPr>
                <w:sz w:val="20"/>
                <w:szCs w:val="20"/>
              </w:rPr>
              <w:t>account</w:t>
            </w:r>
            <w:r>
              <w:rPr>
                <w:sz w:val="20"/>
                <w:szCs w:val="20"/>
              </w:rPr>
              <w:t xml:space="preserve"> appears.</w:t>
            </w:r>
          </w:p>
        </w:tc>
      </w:tr>
      <w:tr w:rsidR="00745BDD" w:rsidRPr="00163363" w:rsidTr="000E7A90">
        <w:tc>
          <w:tcPr>
            <w:tcW w:w="2538" w:type="dxa"/>
          </w:tcPr>
          <w:p w:rsidR="00745BDD" w:rsidRPr="00F43DE4" w:rsidRDefault="00D203E8" w:rsidP="00B92009">
            <w:pPr>
              <w:rPr>
                <w:sz w:val="20"/>
                <w:szCs w:val="20"/>
              </w:rPr>
            </w:pPr>
            <w:r w:rsidRPr="00F43DE4">
              <w:rPr>
                <w:sz w:val="20"/>
                <w:szCs w:val="20"/>
              </w:rPr>
              <w:t xml:space="preserve">8) </w:t>
            </w:r>
            <w:r w:rsidR="008B2F0F" w:rsidRPr="00F43DE4">
              <w:rPr>
                <w:sz w:val="20"/>
                <w:szCs w:val="20"/>
              </w:rPr>
              <w:t>Access the Account Overview screen.</w:t>
            </w:r>
          </w:p>
        </w:tc>
        <w:tc>
          <w:tcPr>
            <w:tcW w:w="3330" w:type="dxa"/>
          </w:tcPr>
          <w:p w:rsidR="00745BDD" w:rsidRPr="00F43DE4" w:rsidRDefault="00A63BF7" w:rsidP="00AE6250">
            <w:pPr>
              <w:rPr>
                <w:sz w:val="20"/>
                <w:szCs w:val="20"/>
              </w:rPr>
            </w:pPr>
            <w:r>
              <w:rPr>
                <w:sz w:val="20"/>
                <w:szCs w:val="20"/>
              </w:rPr>
              <w:t xml:space="preserve">Select </w:t>
            </w:r>
            <w:r w:rsidRPr="00D073F5">
              <w:rPr>
                <w:b/>
                <w:sz w:val="20"/>
                <w:szCs w:val="20"/>
              </w:rPr>
              <w:t>Account Overview</w:t>
            </w:r>
            <w:r w:rsidR="00134664">
              <w:rPr>
                <w:b/>
                <w:sz w:val="20"/>
                <w:szCs w:val="20"/>
              </w:rPr>
              <w:t>.</w:t>
            </w:r>
          </w:p>
        </w:tc>
        <w:tc>
          <w:tcPr>
            <w:tcW w:w="3510" w:type="dxa"/>
          </w:tcPr>
          <w:p w:rsidR="00745BDD" w:rsidRPr="00F43DE4" w:rsidRDefault="009C75AE" w:rsidP="00B92009">
            <w:pPr>
              <w:rPr>
                <w:sz w:val="20"/>
                <w:szCs w:val="20"/>
              </w:rPr>
            </w:pPr>
            <w:r w:rsidRPr="00F43DE4">
              <w:rPr>
                <w:sz w:val="20"/>
                <w:szCs w:val="20"/>
              </w:rPr>
              <w:t>The Account Overview screen appears.</w:t>
            </w:r>
          </w:p>
        </w:tc>
      </w:tr>
      <w:tr w:rsidR="00745BDD" w:rsidRPr="00163363" w:rsidTr="000E7A90">
        <w:tc>
          <w:tcPr>
            <w:tcW w:w="2538" w:type="dxa"/>
          </w:tcPr>
          <w:p w:rsidR="00745BDD" w:rsidRPr="00F43DE4" w:rsidRDefault="008B2F0F" w:rsidP="00B92009">
            <w:pPr>
              <w:rPr>
                <w:sz w:val="20"/>
                <w:szCs w:val="20"/>
              </w:rPr>
            </w:pPr>
            <w:r w:rsidRPr="00F43DE4">
              <w:rPr>
                <w:sz w:val="20"/>
                <w:szCs w:val="20"/>
              </w:rPr>
              <w:t>9) Verify the enrollment details.</w:t>
            </w:r>
          </w:p>
        </w:tc>
        <w:tc>
          <w:tcPr>
            <w:tcW w:w="3330" w:type="dxa"/>
          </w:tcPr>
          <w:p w:rsidR="00745BDD" w:rsidRPr="00F43DE4" w:rsidRDefault="008B2F0F" w:rsidP="00AE6250">
            <w:pPr>
              <w:rPr>
                <w:sz w:val="20"/>
                <w:szCs w:val="20"/>
              </w:rPr>
            </w:pPr>
            <w:r w:rsidRPr="00F43DE4">
              <w:rPr>
                <w:sz w:val="20"/>
                <w:szCs w:val="20"/>
              </w:rPr>
              <w:t>Display account details on the Account Overview screen.</w:t>
            </w:r>
          </w:p>
        </w:tc>
        <w:tc>
          <w:tcPr>
            <w:tcW w:w="3510" w:type="dxa"/>
          </w:tcPr>
          <w:p w:rsidR="00745BDD" w:rsidRPr="00F43DE4" w:rsidRDefault="0070624A" w:rsidP="00B92009">
            <w:pPr>
              <w:rPr>
                <w:sz w:val="20"/>
                <w:szCs w:val="20"/>
              </w:rPr>
            </w:pPr>
            <w:r>
              <w:rPr>
                <w:sz w:val="20"/>
                <w:szCs w:val="20"/>
              </w:rPr>
              <w:t>Account enrollment details appear on the screen.</w:t>
            </w:r>
          </w:p>
        </w:tc>
      </w:tr>
      <w:tr w:rsidR="00745BDD" w:rsidRPr="00163363" w:rsidTr="000E7A90">
        <w:tc>
          <w:tcPr>
            <w:tcW w:w="2538" w:type="dxa"/>
          </w:tcPr>
          <w:p w:rsidR="00745BDD" w:rsidRPr="00F43DE4" w:rsidRDefault="008B2F0F" w:rsidP="00B92009">
            <w:pPr>
              <w:rPr>
                <w:sz w:val="20"/>
                <w:szCs w:val="20"/>
              </w:rPr>
            </w:pPr>
            <w:r w:rsidRPr="00F43DE4">
              <w:rPr>
                <w:sz w:val="20"/>
                <w:szCs w:val="20"/>
              </w:rPr>
              <w:t>10) Access the Client-Defined fields screen.</w:t>
            </w:r>
          </w:p>
        </w:tc>
        <w:tc>
          <w:tcPr>
            <w:tcW w:w="3330" w:type="dxa"/>
          </w:tcPr>
          <w:p w:rsidR="00745BDD" w:rsidRPr="00F43DE4" w:rsidRDefault="008F0C85" w:rsidP="008F0C85">
            <w:pPr>
              <w:rPr>
                <w:sz w:val="20"/>
                <w:szCs w:val="20"/>
              </w:rPr>
            </w:pPr>
            <w:r>
              <w:rPr>
                <w:sz w:val="20"/>
                <w:szCs w:val="20"/>
              </w:rPr>
              <w:t xml:space="preserve">Select </w:t>
            </w:r>
            <w:r w:rsidRPr="008F0C85">
              <w:rPr>
                <w:b/>
                <w:sz w:val="20"/>
                <w:szCs w:val="20"/>
              </w:rPr>
              <w:t>Client-Defined</w:t>
            </w:r>
            <w:r>
              <w:rPr>
                <w:sz w:val="20"/>
                <w:szCs w:val="20"/>
              </w:rPr>
              <w:t>.</w:t>
            </w:r>
          </w:p>
        </w:tc>
        <w:tc>
          <w:tcPr>
            <w:tcW w:w="3510" w:type="dxa"/>
          </w:tcPr>
          <w:p w:rsidR="00745BDD" w:rsidRPr="00F43DE4" w:rsidRDefault="009C75AE" w:rsidP="00B92009">
            <w:pPr>
              <w:rPr>
                <w:sz w:val="20"/>
                <w:szCs w:val="20"/>
              </w:rPr>
            </w:pPr>
            <w:r w:rsidRPr="00F43DE4">
              <w:rPr>
                <w:sz w:val="20"/>
                <w:szCs w:val="20"/>
              </w:rPr>
              <w:t>The Client-Defined fields screen appears.</w:t>
            </w:r>
          </w:p>
        </w:tc>
      </w:tr>
      <w:tr w:rsidR="00745BDD" w:rsidRPr="00163363" w:rsidTr="000E7A90">
        <w:tc>
          <w:tcPr>
            <w:tcW w:w="2538" w:type="dxa"/>
          </w:tcPr>
          <w:p w:rsidR="00745BDD" w:rsidRPr="00F43DE4" w:rsidRDefault="008B2F0F" w:rsidP="00B92009">
            <w:pPr>
              <w:rPr>
                <w:sz w:val="20"/>
                <w:szCs w:val="20"/>
              </w:rPr>
            </w:pPr>
            <w:r w:rsidRPr="00F43DE4">
              <w:rPr>
                <w:sz w:val="20"/>
                <w:szCs w:val="20"/>
              </w:rPr>
              <w:t>11) Verify other account details.</w:t>
            </w:r>
          </w:p>
        </w:tc>
        <w:tc>
          <w:tcPr>
            <w:tcW w:w="3330" w:type="dxa"/>
          </w:tcPr>
          <w:p w:rsidR="00745BDD" w:rsidRPr="00F43DE4" w:rsidRDefault="008B2F0F" w:rsidP="00AE6250">
            <w:pPr>
              <w:rPr>
                <w:sz w:val="20"/>
                <w:szCs w:val="20"/>
              </w:rPr>
            </w:pPr>
            <w:r w:rsidRPr="00F43DE4">
              <w:rPr>
                <w:sz w:val="20"/>
                <w:szCs w:val="20"/>
              </w:rPr>
              <w:t>Display other account information on the Client-Defined fields screen.</w:t>
            </w:r>
          </w:p>
        </w:tc>
        <w:tc>
          <w:tcPr>
            <w:tcW w:w="3510" w:type="dxa"/>
          </w:tcPr>
          <w:p w:rsidR="00745BDD" w:rsidRPr="00F43DE4" w:rsidRDefault="00745BDD" w:rsidP="00B92009">
            <w:pPr>
              <w:rPr>
                <w:sz w:val="20"/>
                <w:szCs w:val="20"/>
              </w:rPr>
            </w:pPr>
          </w:p>
        </w:tc>
      </w:tr>
      <w:tr w:rsidR="008B2F0F" w:rsidRPr="00163363" w:rsidTr="000E7A90">
        <w:tc>
          <w:tcPr>
            <w:tcW w:w="2538" w:type="dxa"/>
          </w:tcPr>
          <w:p w:rsidR="008B2F0F" w:rsidRPr="00F43DE4" w:rsidRDefault="009C75AE" w:rsidP="00EE764F">
            <w:pPr>
              <w:rPr>
                <w:sz w:val="20"/>
                <w:szCs w:val="20"/>
              </w:rPr>
            </w:pPr>
            <w:r w:rsidRPr="00F43DE4">
              <w:rPr>
                <w:sz w:val="20"/>
                <w:szCs w:val="20"/>
              </w:rPr>
              <w:t>12) Access the Master Plan.</w:t>
            </w:r>
          </w:p>
        </w:tc>
        <w:tc>
          <w:tcPr>
            <w:tcW w:w="3330" w:type="dxa"/>
          </w:tcPr>
          <w:p w:rsidR="008B2F0F" w:rsidRPr="00F43DE4" w:rsidRDefault="009C75AE" w:rsidP="008F0C85">
            <w:pPr>
              <w:rPr>
                <w:sz w:val="20"/>
                <w:szCs w:val="20"/>
              </w:rPr>
            </w:pPr>
            <w:r w:rsidRPr="00F43DE4">
              <w:rPr>
                <w:sz w:val="20"/>
                <w:szCs w:val="20"/>
              </w:rPr>
              <w:t xml:space="preserve">Click </w:t>
            </w:r>
            <w:r w:rsidRPr="00F43DE4">
              <w:rPr>
                <w:b/>
                <w:sz w:val="20"/>
                <w:szCs w:val="20"/>
              </w:rPr>
              <w:t xml:space="preserve">Master </w:t>
            </w:r>
            <w:r w:rsidR="000C66FF" w:rsidRPr="00F43DE4">
              <w:rPr>
                <w:b/>
                <w:sz w:val="20"/>
                <w:szCs w:val="20"/>
              </w:rPr>
              <w:t>Plan</w:t>
            </w:r>
            <w:r w:rsidR="000C66FF" w:rsidRPr="00F43DE4">
              <w:rPr>
                <w:sz w:val="20"/>
                <w:szCs w:val="20"/>
              </w:rPr>
              <w:t xml:space="preserve">. </w:t>
            </w:r>
          </w:p>
        </w:tc>
        <w:tc>
          <w:tcPr>
            <w:tcW w:w="3510" w:type="dxa"/>
          </w:tcPr>
          <w:p w:rsidR="008B2F0F" w:rsidRPr="00F43DE4" w:rsidRDefault="009C75AE" w:rsidP="00EE764F">
            <w:pPr>
              <w:rPr>
                <w:sz w:val="20"/>
                <w:szCs w:val="20"/>
              </w:rPr>
            </w:pPr>
            <w:r w:rsidRPr="00F43DE4">
              <w:rPr>
                <w:sz w:val="20"/>
                <w:szCs w:val="20"/>
              </w:rPr>
              <w:t>The Master Plan screen appears.</w:t>
            </w:r>
          </w:p>
        </w:tc>
      </w:tr>
      <w:tr w:rsidR="008B2F0F" w:rsidRPr="00163363" w:rsidTr="000E7A90">
        <w:tc>
          <w:tcPr>
            <w:tcW w:w="2538" w:type="dxa"/>
          </w:tcPr>
          <w:p w:rsidR="008B2F0F" w:rsidRPr="00F43DE4" w:rsidRDefault="009C75AE" w:rsidP="00EE764F">
            <w:pPr>
              <w:rPr>
                <w:sz w:val="20"/>
                <w:szCs w:val="20"/>
              </w:rPr>
            </w:pPr>
            <w:r w:rsidRPr="00F43DE4">
              <w:rPr>
                <w:sz w:val="20"/>
                <w:szCs w:val="20"/>
              </w:rPr>
              <w:t>13) Verify the plan details.</w:t>
            </w:r>
          </w:p>
        </w:tc>
        <w:tc>
          <w:tcPr>
            <w:tcW w:w="3330" w:type="dxa"/>
          </w:tcPr>
          <w:p w:rsidR="008B2F0F" w:rsidRPr="00F43DE4" w:rsidRDefault="008F0C85" w:rsidP="00AE6250">
            <w:pPr>
              <w:rPr>
                <w:sz w:val="20"/>
                <w:szCs w:val="20"/>
              </w:rPr>
            </w:pPr>
            <w:r>
              <w:rPr>
                <w:sz w:val="20"/>
                <w:szCs w:val="20"/>
              </w:rPr>
              <w:t>View the plan details.</w:t>
            </w:r>
          </w:p>
        </w:tc>
        <w:tc>
          <w:tcPr>
            <w:tcW w:w="3510" w:type="dxa"/>
          </w:tcPr>
          <w:p w:rsidR="008B2F0F" w:rsidRPr="00F43DE4" w:rsidRDefault="008B2F0F" w:rsidP="00EE764F">
            <w:pPr>
              <w:rPr>
                <w:sz w:val="20"/>
                <w:szCs w:val="20"/>
              </w:rPr>
            </w:pPr>
          </w:p>
        </w:tc>
      </w:tr>
      <w:tr w:rsidR="008B2F0F" w:rsidRPr="00163363" w:rsidTr="000E7A90">
        <w:tc>
          <w:tcPr>
            <w:tcW w:w="2538" w:type="dxa"/>
          </w:tcPr>
          <w:p w:rsidR="008B2F0F" w:rsidRPr="00F43DE4" w:rsidRDefault="009C75AE" w:rsidP="00EE764F">
            <w:pPr>
              <w:rPr>
                <w:sz w:val="20"/>
                <w:szCs w:val="20"/>
              </w:rPr>
            </w:pPr>
            <w:r w:rsidRPr="00F43DE4">
              <w:rPr>
                <w:sz w:val="20"/>
                <w:szCs w:val="20"/>
              </w:rPr>
              <w:t>14) Verify the status changes.</w:t>
            </w:r>
          </w:p>
        </w:tc>
        <w:tc>
          <w:tcPr>
            <w:tcW w:w="3330" w:type="dxa"/>
          </w:tcPr>
          <w:p w:rsidR="008B2F0F" w:rsidRPr="00F43DE4" w:rsidRDefault="009C75AE" w:rsidP="00AE6250">
            <w:pPr>
              <w:rPr>
                <w:sz w:val="20"/>
                <w:szCs w:val="20"/>
              </w:rPr>
            </w:pPr>
            <w:r w:rsidRPr="00F43DE4">
              <w:rPr>
                <w:sz w:val="20"/>
                <w:szCs w:val="20"/>
              </w:rPr>
              <w:t xml:space="preserve">Click </w:t>
            </w:r>
            <w:r w:rsidRPr="00F43DE4">
              <w:rPr>
                <w:b/>
                <w:sz w:val="20"/>
                <w:szCs w:val="20"/>
              </w:rPr>
              <w:t>Status</w:t>
            </w:r>
            <w:r w:rsidRPr="00F43DE4">
              <w:rPr>
                <w:sz w:val="20"/>
                <w:szCs w:val="20"/>
              </w:rPr>
              <w:t>.</w:t>
            </w:r>
          </w:p>
        </w:tc>
        <w:tc>
          <w:tcPr>
            <w:tcW w:w="3510" w:type="dxa"/>
          </w:tcPr>
          <w:p w:rsidR="008B2F0F" w:rsidRPr="00F43DE4" w:rsidRDefault="00D72EE8" w:rsidP="008F0C85">
            <w:pPr>
              <w:rPr>
                <w:sz w:val="20"/>
                <w:szCs w:val="20"/>
              </w:rPr>
            </w:pPr>
            <w:r>
              <w:rPr>
                <w:sz w:val="20"/>
                <w:szCs w:val="20"/>
              </w:rPr>
              <w:t>The status</w:t>
            </w:r>
            <w:r w:rsidR="009C75AE" w:rsidRPr="00F43DE4">
              <w:rPr>
                <w:sz w:val="20"/>
                <w:szCs w:val="20"/>
              </w:rPr>
              <w:t xml:space="preserve"> </w:t>
            </w:r>
            <w:r w:rsidR="008F0C85">
              <w:rPr>
                <w:sz w:val="20"/>
                <w:szCs w:val="20"/>
              </w:rPr>
              <w:t xml:space="preserve">screen </w:t>
            </w:r>
            <w:r w:rsidR="009C75AE" w:rsidRPr="00F43DE4">
              <w:rPr>
                <w:sz w:val="20"/>
                <w:szCs w:val="20"/>
              </w:rPr>
              <w:t>appears displaying status the new status.</w:t>
            </w:r>
          </w:p>
        </w:tc>
      </w:tr>
      <w:tr w:rsidR="008F0C85" w:rsidRPr="00163363" w:rsidTr="000E7A90">
        <w:tc>
          <w:tcPr>
            <w:tcW w:w="2538" w:type="dxa"/>
          </w:tcPr>
          <w:p w:rsidR="008F0C85" w:rsidRPr="00F43DE4" w:rsidRDefault="008F0C85" w:rsidP="00EE764F">
            <w:pPr>
              <w:rPr>
                <w:sz w:val="20"/>
                <w:szCs w:val="20"/>
              </w:rPr>
            </w:pPr>
          </w:p>
        </w:tc>
        <w:tc>
          <w:tcPr>
            <w:tcW w:w="3330" w:type="dxa"/>
          </w:tcPr>
          <w:p w:rsidR="008F0C85" w:rsidRPr="00F43DE4" w:rsidRDefault="008F0C85" w:rsidP="00AE6250">
            <w:pPr>
              <w:rPr>
                <w:sz w:val="20"/>
                <w:szCs w:val="20"/>
              </w:rPr>
            </w:pPr>
            <w:r>
              <w:rPr>
                <w:sz w:val="20"/>
                <w:szCs w:val="20"/>
              </w:rPr>
              <w:t>Verify the status changes.</w:t>
            </w:r>
          </w:p>
        </w:tc>
        <w:tc>
          <w:tcPr>
            <w:tcW w:w="3510" w:type="dxa"/>
          </w:tcPr>
          <w:p w:rsidR="008F0C85" w:rsidRPr="00F43DE4" w:rsidRDefault="008F0C85" w:rsidP="008F0C85">
            <w:pPr>
              <w:rPr>
                <w:sz w:val="20"/>
                <w:szCs w:val="20"/>
              </w:rPr>
            </w:pPr>
            <w:r>
              <w:rPr>
                <w:sz w:val="20"/>
                <w:szCs w:val="20"/>
              </w:rPr>
              <w:t>S</w:t>
            </w:r>
            <w:r w:rsidRPr="00F43DE4">
              <w:rPr>
                <w:sz w:val="20"/>
                <w:szCs w:val="20"/>
              </w:rPr>
              <w:t xml:space="preserve">tatus </w:t>
            </w:r>
            <w:r>
              <w:rPr>
                <w:sz w:val="20"/>
                <w:szCs w:val="20"/>
              </w:rPr>
              <w:t>changes appear on the screen.</w:t>
            </w:r>
          </w:p>
        </w:tc>
      </w:tr>
      <w:tr w:rsidR="008B2F0F" w:rsidRPr="00163363" w:rsidTr="000E7A90">
        <w:tc>
          <w:tcPr>
            <w:tcW w:w="2538" w:type="dxa"/>
          </w:tcPr>
          <w:p w:rsidR="008B2F0F" w:rsidRPr="00F43DE4" w:rsidRDefault="008F0C85" w:rsidP="00EE764F">
            <w:pPr>
              <w:rPr>
                <w:sz w:val="20"/>
                <w:szCs w:val="20"/>
              </w:rPr>
            </w:pPr>
            <w:r>
              <w:rPr>
                <w:sz w:val="20"/>
                <w:szCs w:val="20"/>
              </w:rPr>
              <w:t xml:space="preserve">15) Verify </w:t>
            </w:r>
            <w:r w:rsidR="009D77FE">
              <w:rPr>
                <w:sz w:val="20"/>
                <w:szCs w:val="20"/>
              </w:rPr>
              <w:t>address details.</w:t>
            </w:r>
          </w:p>
        </w:tc>
        <w:tc>
          <w:tcPr>
            <w:tcW w:w="3330" w:type="dxa"/>
          </w:tcPr>
          <w:p w:rsidR="008B2F0F" w:rsidRPr="00F43DE4" w:rsidRDefault="009C75AE" w:rsidP="00AE6250">
            <w:pPr>
              <w:rPr>
                <w:sz w:val="20"/>
                <w:szCs w:val="20"/>
              </w:rPr>
            </w:pPr>
            <w:r w:rsidRPr="00F43DE4">
              <w:rPr>
                <w:sz w:val="20"/>
                <w:szCs w:val="20"/>
              </w:rPr>
              <w:t xml:space="preserve">Click the </w:t>
            </w:r>
            <w:r w:rsidRPr="00F43DE4">
              <w:rPr>
                <w:b/>
                <w:sz w:val="20"/>
                <w:szCs w:val="20"/>
              </w:rPr>
              <w:t>Account Owner</w:t>
            </w:r>
            <w:r w:rsidRPr="00F43DE4">
              <w:rPr>
                <w:sz w:val="20"/>
                <w:szCs w:val="20"/>
              </w:rPr>
              <w:t>.</w:t>
            </w:r>
          </w:p>
        </w:tc>
        <w:tc>
          <w:tcPr>
            <w:tcW w:w="3510" w:type="dxa"/>
          </w:tcPr>
          <w:p w:rsidR="008B2F0F" w:rsidRPr="00F43DE4" w:rsidRDefault="009C75AE" w:rsidP="008F0C85">
            <w:pPr>
              <w:rPr>
                <w:sz w:val="20"/>
                <w:szCs w:val="20"/>
              </w:rPr>
            </w:pPr>
            <w:r w:rsidRPr="00F43DE4">
              <w:rPr>
                <w:sz w:val="20"/>
                <w:szCs w:val="20"/>
              </w:rPr>
              <w:t xml:space="preserve">The </w:t>
            </w:r>
            <w:r w:rsidR="008F0C85">
              <w:rPr>
                <w:sz w:val="20"/>
                <w:szCs w:val="20"/>
              </w:rPr>
              <w:t xml:space="preserve">Account Owner </w:t>
            </w:r>
            <w:r w:rsidRPr="00F43DE4">
              <w:rPr>
                <w:sz w:val="20"/>
                <w:szCs w:val="20"/>
              </w:rPr>
              <w:t xml:space="preserve">screen </w:t>
            </w:r>
            <w:r w:rsidR="008F0C85">
              <w:rPr>
                <w:sz w:val="20"/>
                <w:szCs w:val="20"/>
              </w:rPr>
              <w:t>re</w:t>
            </w:r>
            <w:r w:rsidRPr="00F43DE4">
              <w:rPr>
                <w:sz w:val="20"/>
                <w:szCs w:val="20"/>
              </w:rPr>
              <w:t>appears.</w:t>
            </w:r>
          </w:p>
        </w:tc>
      </w:tr>
      <w:tr w:rsidR="008F0C85" w:rsidRPr="00163363" w:rsidTr="000E7A90">
        <w:tc>
          <w:tcPr>
            <w:tcW w:w="2538" w:type="dxa"/>
          </w:tcPr>
          <w:p w:rsidR="008F0C85" w:rsidRPr="00F43DE4" w:rsidRDefault="008F0C85" w:rsidP="00EE764F">
            <w:pPr>
              <w:rPr>
                <w:sz w:val="20"/>
                <w:szCs w:val="20"/>
              </w:rPr>
            </w:pPr>
          </w:p>
        </w:tc>
        <w:tc>
          <w:tcPr>
            <w:tcW w:w="3330" w:type="dxa"/>
          </w:tcPr>
          <w:p w:rsidR="008F0C85" w:rsidRPr="00F43DE4" w:rsidRDefault="008F0C85" w:rsidP="00AE6250">
            <w:pPr>
              <w:rPr>
                <w:sz w:val="20"/>
                <w:szCs w:val="20"/>
              </w:rPr>
            </w:pPr>
            <w:r>
              <w:rPr>
                <w:sz w:val="20"/>
                <w:szCs w:val="20"/>
              </w:rPr>
              <w:t>View the address details.</w:t>
            </w:r>
          </w:p>
        </w:tc>
        <w:tc>
          <w:tcPr>
            <w:tcW w:w="3510" w:type="dxa"/>
          </w:tcPr>
          <w:p w:rsidR="008F0C85" w:rsidRPr="00F43DE4" w:rsidRDefault="008F0C85" w:rsidP="00EE764F">
            <w:pPr>
              <w:rPr>
                <w:sz w:val="20"/>
                <w:szCs w:val="20"/>
              </w:rPr>
            </w:pPr>
            <w:r>
              <w:rPr>
                <w:sz w:val="20"/>
                <w:szCs w:val="20"/>
              </w:rPr>
              <w:t xml:space="preserve">Address details appear on the </w:t>
            </w:r>
            <w:r>
              <w:rPr>
                <w:sz w:val="20"/>
                <w:szCs w:val="20"/>
              </w:rPr>
              <w:lastRenderedPageBreak/>
              <w:t>screen.</w:t>
            </w:r>
          </w:p>
        </w:tc>
      </w:tr>
      <w:tr w:rsidR="008B2F0F" w:rsidRPr="00163363" w:rsidTr="000E7A90">
        <w:tc>
          <w:tcPr>
            <w:tcW w:w="2538" w:type="dxa"/>
          </w:tcPr>
          <w:p w:rsidR="008B2F0F" w:rsidRPr="00F43DE4" w:rsidRDefault="009C75AE" w:rsidP="00EE764F">
            <w:pPr>
              <w:rPr>
                <w:sz w:val="20"/>
                <w:szCs w:val="20"/>
              </w:rPr>
            </w:pPr>
            <w:r w:rsidRPr="00F43DE4">
              <w:rPr>
                <w:sz w:val="20"/>
                <w:szCs w:val="20"/>
              </w:rPr>
              <w:lastRenderedPageBreak/>
              <w:t>16) Change address details.</w:t>
            </w:r>
          </w:p>
        </w:tc>
        <w:tc>
          <w:tcPr>
            <w:tcW w:w="3330" w:type="dxa"/>
          </w:tcPr>
          <w:p w:rsidR="008B2F0F" w:rsidRPr="00F43DE4" w:rsidRDefault="008F0C85" w:rsidP="008F0C85">
            <w:pPr>
              <w:rPr>
                <w:sz w:val="20"/>
                <w:szCs w:val="20"/>
              </w:rPr>
            </w:pPr>
            <w:r>
              <w:rPr>
                <w:sz w:val="20"/>
                <w:szCs w:val="20"/>
              </w:rPr>
              <w:t>On the Account Owner screen, c</w:t>
            </w:r>
            <w:r w:rsidR="009C75AE" w:rsidRPr="00F43DE4">
              <w:rPr>
                <w:sz w:val="20"/>
                <w:szCs w:val="20"/>
              </w:rPr>
              <w:t xml:space="preserve">hange </w:t>
            </w:r>
            <w:r w:rsidR="003160C9">
              <w:rPr>
                <w:sz w:val="20"/>
                <w:szCs w:val="20"/>
              </w:rPr>
              <w:t xml:space="preserve">the </w:t>
            </w:r>
            <w:r w:rsidR="009C75AE" w:rsidRPr="00F43DE4">
              <w:rPr>
                <w:sz w:val="20"/>
                <w:szCs w:val="20"/>
              </w:rPr>
              <w:t>address fields</w:t>
            </w:r>
            <w:r w:rsidR="003160C9">
              <w:rPr>
                <w:sz w:val="20"/>
                <w:szCs w:val="20"/>
              </w:rPr>
              <w:t>.</w:t>
            </w:r>
          </w:p>
        </w:tc>
        <w:tc>
          <w:tcPr>
            <w:tcW w:w="3510" w:type="dxa"/>
          </w:tcPr>
          <w:p w:rsidR="008B2F0F" w:rsidRPr="00F43DE4" w:rsidRDefault="009C75AE" w:rsidP="00EE764F">
            <w:pPr>
              <w:rPr>
                <w:sz w:val="20"/>
                <w:szCs w:val="20"/>
              </w:rPr>
            </w:pPr>
            <w:r w:rsidRPr="00F43DE4">
              <w:rPr>
                <w:sz w:val="20"/>
                <w:szCs w:val="20"/>
              </w:rPr>
              <w:t>The changes appear on the screen.</w:t>
            </w:r>
          </w:p>
        </w:tc>
      </w:tr>
      <w:tr w:rsidR="003160C9" w:rsidRPr="00163363" w:rsidTr="000E7A90">
        <w:tc>
          <w:tcPr>
            <w:tcW w:w="2538" w:type="dxa"/>
          </w:tcPr>
          <w:p w:rsidR="003160C9" w:rsidRPr="00F43DE4" w:rsidRDefault="003160C9" w:rsidP="00EE764F">
            <w:pPr>
              <w:rPr>
                <w:sz w:val="20"/>
                <w:szCs w:val="20"/>
              </w:rPr>
            </w:pPr>
            <w:r>
              <w:rPr>
                <w:sz w:val="20"/>
                <w:szCs w:val="20"/>
              </w:rPr>
              <w:t>17</w:t>
            </w:r>
            <w:r w:rsidRPr="00F43DE4">
              <w:rPr>
                <w:sz w:val="20"/>
                <w:szCs w:val="20"/>
              </w:rPr>
              <w:t>) Verify the billing dates.</w:t>
            </w:r>
          </w:p>
        </w:tc>
        <w:tc>
          <w:tcPr>
            <w:tcW w:w="3330" w:type="dxa"/>
          </w:tcPr>
          <w:p w:rsidR="003160C9" w:rsidRPr="00F43DE4" w:rsidRDefault="003160C9" w:rsidP="003160C9">
            <w:pPr>
              <w:rPr>
                <w:sz w:val="20"/>
                <w:szCs w:val="20"/>
              </w:rPr>
            </w:pPr>
            <w:r>
              <w:rPr>
                <w:sz w:val="20"/>
                <w:szCs w:val="20"/>
              </w:rPr>
              <w:t xml:space="preserve">Select </w:t>
            </w:r>
            <w:r w:rsidRPr="003160C9">
              <w:rPr>
                <w:b/>
                <w:sz w:val="20"/>
                <w:szCs w:val="20"/>
              </w:rPr>
              <w:t>Account Billing Dates</w:t>
            </w:r>
            <w:r>
              <w:rPr>
                <w:sz w:val="20"/>
                <w:szCs w:val="20"/>
              </w:rPr>
              <w:t>.</w:t>
            </w:r>
          </w:p>
        </w:tc>
        <w:tc>
          <w:tcPr>
            <w:tcW w:w="3510" w:type="dxa"/>
          </w:tcPr>
          <w:p w:rsidR="003160C9" w:rsidRPr="00F43DE4" w:rsidRDefault="003160C9" w:rsidP="00EE764F">
            <w:pPr>
              <w:rPr>
                <w:sz w:val="20"/>
                <w:szCs w:val="20"/>
              </w:rPr>
            </w:pPr>
            <w:r w:rsidRPr="00F43DE4">
              <w:rPr>
                <w:sz w:val="20"/>
                <w:szCs w:val="20"/>
              </w:rPr>
              <w:t>The Account Billing Dates screen appears.</w:t>
            </w:r>
          </w:p>
        </w:tc>
      </w:tr>
      <w:tr w:rsidR="008B2F0F" w:rsidRPr="00163363" w:rsidTr="000E7A90">
        <w:tc>
          <w:tcPr>
            <w:tcW w:w="2538" w:type="dxa"/>
          </w:tcPr>
          <w:p w:rsidR="008B2F0F" w:rsidRPr="00F43DE4" w:rsidRDefault="008B2F0F" w:rsidP="003160C9">
            <w:pPr>
              <w:rPr>
                <w:sz w:val="20"/>
                <w:szCs w:val="20"/>
              </w:rPr>
            </w:pPr>
          </w:p>
        </w:tc>
        <w:tc>
          <w:tcPr>
            <w:tcW w:w="3330" w:type="dxa"/>
          </w:tcPr>
          <w:p w:rsidR="008B2F0F" w:rsidRPr="00F43DE4" w:rsidRDefault="003160C9" w:rsidP="00AE6250">
            <w:pPr>
              <w:rPr>
                <w:sz w:val="20"/>
                <w:szCs w:val="20"/>
              </w:rPr>
            </w:pPr>
            <w:r>
              <w:rPr>
                <w:sz w:val="20"/>
                <w:szCs w:val="20"/>
              </w:rPr>
              <w:t>View the billing dates.</w:t>
            </w:r>
          </w:p>
        </w:tc>
        <w:tc>
          <w:tcPr>
            <w:tcW w:w="3510" w:type="dxa"/>
          </w:tcPr>
          <w:p w:rsidR="008B2F0F" w:rsidRPr="00F43DE4" w:rsidRDefault="003160C9" w:rsidP="00EE764F">
            <w:pPr>
              <w:rPr>
                <w:sz w:val="20"/>
                <w:szCs w:val="20"/>
              </w:rPr>
            </w:pPr>
            <w:r>
              <w:rPr>
                <w:sz w:val="20"/>
                <w:szCs w:val="20"/>
              </w:rPr>
              <w:t>Billing dates are displayed.</w:t>
            </w:r>
          </w:p>
        </w:tc>
      </w:tr>
      <w:tr w:rsidR="003160C9" w:rsidRPr="00163363" w:rsidTr="000E7A90">
        <w:tc>
          <w:tcPr>
            <w:tcW w:w="2538" w:type="dxa"/>
          </w:tcPr>
          <w:p w:rsidR="003160C9" w:rsidRPr="00F43DE4" w:rsidRDefault="003160C9" w:rsidP="00B92009">
            <w:pPr>
              <w:rPr>
                <w:sz w:val="20"/>
                <w:szCs w:val="20"/>
              </w:rPr>
            </w:pPr>
            <w:r>
              <w:rPr>
                <w:sz w:val="20"/>
                <w:szCs w:val="20"/>
              </w:rPr>
              <w:t>18) Verify invoices.</w:t>
            </w:r>
          </w:p>
        </w:tc>
        <w:tc>
          <w:tcPr>
            <w:tcW w:w="3330" w:type="dxa"/>
          </w:tcPr>
          <w:p w:rsidR="003160C9" w:rsidRPr="00F43DE4" w:rsidRDefault="003160C9" w:rsidP="00AE6250">
            <w:pPr>
              <w:rPr>
                <w:sz w:val="20"/>
                <w:szCs w:val="20"/>
              </w:rPr>
            </w:pPr>
            <w:r>
              <w:rPr>
                <w:sz w:val="20"/>
                <w:szCs w:val="20"/>
              </w:rPr>
              <w:t xml:space="preserve">Select </w:t>
            </w:r>
            <w:r w:rsidRPr="003160C9">
              <w:rPr>
                <w:b/>
                <w:sz w:val="20"/>
                <w:szCs w:val="20"/>
              </w:rPr>
              <w:t>Statements &amp; Invoices</w:t>
            </w:r>
            <w:r>
              <w:rPr>
                <w:sz w:val="20"/>
                <w:szCs w:val="20"/>
              </w:rPr>
              <w:t>.</w:t>
            </w:r>
          </w:p>
        </w:tc>
        <w:tc>
          <w:tcPr>
            <w:tcW w:w="3510" w:type="dxa"/>
          </w:tcPr>
          <w:p w:rsidR="003160C9" w:rsidRPr="003160C9" w:rsidRDefault="003160C9" w:rsidP="00B92009">
            <w:r w:rsidRPr="00F43DE4">
              <w:rPr>
                <w:sz w:val="20"/>
                <w:szCs w:val="20"/>
              </w:rPr>
              <w:t>The Statements &amp; Invoices screen appears.</w:t>
            </w:r>
          </w:p>
        </w:tc>
      </w:tr>
      <w:tr w:rsidR="009C75AE" w:rsidRPr="00163363" w:rsidTr="000E7A90">
        <w:tc>
          <w:tcPr>
            <w:tcW w:w="2538" w:type="dxa"/>
          </w:tcPr>
          <w:p w:rsidR="009C75AE" w:rsidRPr="00F43DE4" w:rsidRDefault="009C75AE" w:rsidP="003160C9">
            <w:pPr>
              <w:rPr>
                <w:sz w:val="20"/>
                <w:szCs w:val="20"/>
              </w:rPr>
            </w:pPr>
          </w:p>
        </w:tc>
        <w:tc>
          <w:tcPr>
            <w:tcW w:w="3330" w:type="dxa"/>
          </w:tcPr>
          <w:p w:rsidR="009C75AE" w:rsidRPr="00F43DE4" w:rsidRDefault="003160C9" w:rsidP="00AE6250">
            <w:pPr>
              <w:rPr>
                <w:sz w:val="20"/>
                <w:szCs w:val="20"/>
              </w:rPr>
            </w:pPr>
            <w:r>
              <w:rPr>
                <w:sz w:val="20"/>
                <w:szCs w:val="20"/>
              </w:rPr>
              <w:t>View the invoices.</w:t>
            </w:r>
          </w:p>
        </w:tc>
        <w:tc>
          <w:tcPr>
            <w:tcW w:w="3510" w:type="dxa"/>
          </w:tcPr>
          <w:p w:rsidR="009C75AE" w:rsidRPr="00F43DE4" w:rsidRDefault="003160C9" w:rsidP="003160C9">
            <w:pPr>
              <w:rPr>
                <w:sz w:val="20"/>
                <w:szCs w:val="20"/>
              </w:rPr>
            </w:pPr>
            <w:r>
              <w:rPr>
                <w:sz w:val="20"/>
                <w:szCs w:val="20"/>
              </w:rPr>
              <w:t>Invoices are displayed.</w:t>
            </w:r>
          </w:p>
        </w:tc>
      </w:tr>
      <w:tr w:rsidR="009C75AE" w:rsidRPr="00163363" w:rsidTr="000E7A90">
        <w:tc>
          <w:tcPr>
            <w:tcW w:w="2538" w:type="dxa"/>
          </w:tcPr>
          <w:p w:rsidR="009C75AE" w:rsidRPr="00F43DE4" w:rsidRDefault="00513ACA" w:rsidP="00B92009">
            <w:pPr>
              <w:rPr>
                <w:sz w:val="20"/>
                <w:szCs w:val="20"/>
              </w:rPr>
            </w:pPr>
            <w:r>
              <w:rPr>
                <w:sz w:val="20"/>
                <w:szCs w:val="20"/>
              </w:rPr>
              <w:t>19</w:t>
            </w:r>
            <w:r w:rsidR="009C75AE" w:rsidRPr="00F43DE4">
              <w:rPr>
                <w:sz w:val="20"/>
                <w:szCs w:val="20"/>
              </w:rPr>
              <w:t>) Access the Payments &amp; Credits screen.</w:t>
            </w:r>
          </w:p>
        </w:tc>
        <w:tc>
          <w:tcPr>
            <w:tcW w:w="3330" w:type="dxa"/>
          </w:tcPr>
          <w:p w:rsidR="009C75AE" w:rsidRPr="00F43DE4" w:rsidRDefault="00513ACA" w:rsidP="00AE6250">
            <w:pPr>
              <w:rPr>
                <w:sz w:val="20"/>
                <w:szCs w:val="20"/>
              </w:rPr>
            </w:pPr>
            <w:r>
              <w:rPr>
                <w:sz w:val="20"/>
                <w:szCs w:val="20"/>
              </w:rPr>
              <w:t xml:space="preserve">Select </w:t>
            </w:r>
            <w:r w:rsidRPr="00513ACA">
              <w:rPr>
                <w:b/>
                <w:sz w:val="20"/>
                <w:szCs w:val="20"/>
              </w:rPr>
              <w:t>Payments &amp; Credits</w:t>
            </w:r>
            <w:r>
              <w:rPr>
                <w:sz w:val="20"/>
                <w:szCs w:val="20"/>
              </w:rPr>
              <w:t>.</w:t>
            </w:r>
          </w:p>
        </w:tc>
        <w:tc>
          <w:tcPr>
            <w:tcW w:w="3510" w:type="dxa"/>
          </w:tcPr>
          <w:p w:rsidR="009C75AE" w:rsidRPr="00F43DE4" w:rsidRDefault="009C75AE" w:rsidP="00B92009">
            <w:pPr>
              <w:rPr>
                <w:sz w:val="20"/>
                <w:szCs w:val="20"/>
              </w:rPr>
            </w:pPr>
            <w:r w:rsidRPr="00F43DE4">
              <w:rPr>
                <w:sz w:val="20"/>
                <w:szCs w:val="20"/>
              </w:rPr>
              <w:t>The Payments &amp; Credits screen appears.</w:t>
            </w:r>
          </w:p>
        </w:tc>
      </w:tr>
      <w:tr w:rsidR="008B2F0F" w:rsidRPr="00163363" w:rsidTr="000E7A90">
        <w:tc>
          <w:tcPr>
            <w:tcW w:w="2538" w:type="dxa"/>
          </w:tcPr>
          <w:p w:rsidR="008B2F0F" w:rsidRPr="00F43DE4" w:rsidRDefault="009C75AE" w:rsidP="00513ACA">
            <w:pPr>
              <w:rPr>
                <w:sz w:val="20"/>
                <w:szCs w:val="20"/>
              </w:rPr>
            </w:pPr>
            <w:r w:rsidRPr="00F43DE4">
              <w:rPr>
                <w:sz w:val="20"/>
                <w:szCs w:val="20"/>
              </w:rPr>
              <w:t>2</w:t>
            </w:r>
            <w:r w:rsidR="00513ACA">
              <w:rPr>
                <w:sz w:val="20"/>
                <w:szCs w:val="20"/>
              </w:rPr>
              <w:t>0</w:t>
            </w:r>
            <w:r w:rsidRPr="00F43DE4">
              <w:rPr>
                <w:sz w:val="20"/>
                <w:szCs w:val="20"/>
              </w:rPr>
              <w:t>) Collect the payments.</w:t>
            </w:r>
          </w:p>
        </w:tc>
        <w:tc>
          <w:tcPr>
            <w:tcW w:w="3330" w:type="dxa"/>
          </w:tcPr>
          <w:p w:rsidR="008B2F0F" w:rsidRPr="00F43DE4" w:rsidRDefault="004A5F81" w:rsidP="00AE6250">
            <w:pPr>
              <w:rPr>
                <w:sz w:val="20"/>
                <w:szCs w:val="20"/>
              </w:rPr>
            </w:pPr>
            <w:r w:rsidRPr="00F43DE4">
              <w:rPr>
                <w:sz w:val="20"/>
                <w:szCs w:val="20"/>
              </w:rPr>
              <w:t>Click</w:t>
            </w:r>
            <w:r w:rsidR="009C75AE" w:rsidRPr="00F43DE4">
              <w:rPr>
                <w:sz w:val="20"/>
                <w:szCs w:val="20"/>
              </w:rPr>
              <w:t xml:space="preserve"> </w:t>
            </w:r>
            <w:r w:rsidR="009C75AE" w:rsidRPr="00F43DE4">
              <w:rPr>
                <w:b/>
                <w:sz w:val="20"/>
                <w:szCs w:val="20"/>
              </w:rPr>
              <w:t>Collect Payments Electronically</w:t>
            </w:r>
            <w:r w:rsidR="009C75AE" w:rsidRPr="00F43DE4">
              <w:rPr>
                <w:sz w:val="20"/>
                <w:szCs w:val="20"/>
              </w:rPr>
              <w:t>.</w:t>
            </w:r>
          </w:p>
        </w:tc>
        <w:tc>
          <w:tcPr>
            <w:tcW w:w="3510" w:type="dxa"/>
          </w:tcPr>
          <w:p w:rsidR="008B2F0F" w:rsidRPr="00F43DE4" w:rsidRDefault="003871F2" w:rsidP="003871F2">
            <w:pPr>
              <w:rPr>
                <w:sz w:val="20"/>
                <w:szCs w:val="20"/>
              </w:rPr>
            </w:pPr>
            <w:r>
              <w:rPr>
                <w:sz w:val="20"/>
                <w:szCs w:val="20"/>
              </w:rPr>
              <w:t>Account payments are set to be collected.</w:t>
            </w:r>
          </w:p>
        </w:tc>
      </w:tr>
      <w:tr w:rsidR="00745BDD" w:rsidRPr="00163363" w:rsidTr="000E7A90">
        <w:tc>
          <w:tcPr>
            <w:tcW w:w="2538" w:type="dxa"/>
          </w:tcPr>
          <w:p w:rsidR="00745BDD" w:rsidRPr="00F43DE4" w:rsidRDefault="00513ACA" w:rsidP="00EE764F">
            <w:pPr>
              <w:rPr>
                <w:sz w:val="20"/>
                <w:szCs w:val="20"/>
              </w:rPr>
            </w:pPr>
            <w:r>
              <w:rPr>
                <w:sz w:val="20"/>
                <w:szCs w:val="20"/>
              </w:rPr>
              <w:t>2</w:t>
            </w:r>
            <w:r w:rsidR="003871F2">
              <w:rPr>
                <w:sz w:val="20"/>
                <w:szCs w:val="20"/>
              </w:rPr>
              <w:t>1</w:t>
            </w:r>
            <w:r w:rsidR="002F088F">
              <w:rPr>
                <w:sz w:val="20"/>
                <w:szCs w:val="20"/>
              </w:rPr>
              <w:t>) P</w:t>
            </w:r>
            <w:r w:rsidR="004A5F81" w:rsidRPr="00F43DE4">
              <w:rPr>
                <w:sz w:val="20"/>
                <w:szCs w:val="20"/>
              </w:rPr>
              <w:t>rocess the manual refunds.</w:t>
            </w:r>
          </w:p>
        </w:tc>
        <w:tc>
          <w:tcPr>
            <w:tcW w:w="3330" w:type="dxa"/>
          </w:tcPr>
          <w:p w:rsidR="00745BDD" w:rsidRPr="00F43DE4" w:rsidRDefault="003871F2" w:rsidP="00AE6250">
            <w:pPr>
              <w:rPr>
                <w:sz w:val="20"/>
                <w:szCs w:val="20"/>
              </w:rPr>
            </w:pPr>
            <w:r w:rsidRPr="00F43DE4">
              <w:rPr>
                <w:sz w:val="20"/>
                <w:szCs w:val="20"/>
              </w:rPr>
              <w:t xml:space="preserve">Click </w:t>
            </w:r>
            <w:r w:rsidRPr="00F43DE4">
              <w:rPr>
                <w:b/>
                <w:sz w:val="20"/>
                <w:szCs w:val="20"/>
              </w:rPr>
              <w:t>Refunds</w:t>
            </w:r>
            <w:r w:rsidRPr="00F43DE4">
              <w:rPr>
                <w:sz w:val="20"/>
                <w:szCs w:val="20"/>
              </w:rPr>
              <w:t>.</w:t>
            </w:r>
          </w:p>
        </w:tc>
        <w:tc>
          <w:tcPr>
            <w:tcW w:w="3510" w:type="dxa"/>
          </w:tcPr>
          <w:p w:rsidR="00745BDD" w:rsidRPr="00F43DE4" w:rsidRDefault="00501F8C" w:rsidP="00501F8C">
            <w:pPr>
              <w:rPr>
                <w:sz w:val="20"/>
                <w:szCs w:val="20"/>
              </w:rPr>
            </w:pPr>
            <w:r>
              <w:rPr>
                <w:sz w:val="20"/>
                <w:szCs w:val="20"/>
              </w:rPr>
              <w:t>Any manual refunds are set to be made.</w:t>
            </w:r>
          </w:p>
        </w:tc>
      </w:tr>
    </w:tbl>
    <w:p w:rsidR="00D73A27" w:rsidRDefault="00AF2BCC" w:rsidP="00D73A27">
      <w:pPr>
        <w:pStyle w:val="Heading4"/>
      </w:pPr>
      <w:bookmarkStart w:id="72" w:name="_Toc312400799"/>
      <w:r>
        <w:t>Sample Test</w:t>
      </w:r>
      <w:bookmarkEnd w:id="72"/>
    </w:p>
    <w:p w:rsidR="00D73A27" w:rsidRPr="005751C8" w:rsidRDefault="00D73A27" w:rsidP="00912EE4">
      <w:pPr>
        <w:spacing w:after="120"/>
      </w:pPr>
      <w:r>
        <w:t>The following figure shows the command window for a sample test of the Finance Service Gateway</w:t>
      </w:r>
      <w:r w:rsidR="00E708E3">
        <w:fldChar w:fldCharType="begin"/>
      </w:r>
      <w:r w:rsidR="00E708E3">
        <w:instrText xml:space="preserve"> XE "</w:instrText>
      </w:r>
      <w:r w:rsidR="00E708E3" w:rsidRPr="00AE2C75">
        <w:instrText>Finance Service Gateway</w:instrText>
      </w:r>
      <w:r w:rsidR="00E708E3">
        <w:instrText xml:space="preserve">" </w:instrText>
      </w:r>
      <w:r w:rsidR="00E708E3">
        <w:fldChar w:fldCharType="end"/>
      </w:r>
      <w:r>
        <w:t>.</w:t>
      </w:r>
    </w:p>
    <w:p w:rsidR="00D73A27" w:rsidRPr="00EB5A96" w:rsidRDefault="000B6F06" w:rsidP="00E17485">
      <w:pPr>
        <w:jc w:val="center"/>
      </w:pPr>
      <w:r>
        <w:rPr>
          <w:noProof/>
        </w:rPr>
        <w:drawing>
          <wp:inline distT="0" distB="0" distL="0" distR="0" wp14:anchorId="52EE9D8D" wp14:editId="271F0932">
            <wp:extent cx="5819775" cy="507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martTestHarness.jpg"/>
                    <pic:cNvPicPr/>
                  </pic:nvPicPr>
                  <pic:blipFill>
                    <a:blip r:embed="rId34">
                      <a:extLst>
                        <a:ext uri="{28A0092B-C50C-407E-A947-70E740481C1C}">
                          <a14:useLocalDpi xmlns:a14="http://schemas.microsoft.com/office/drawing/2010/main" val="0"/>
                        </a:ext>
                      </a:extLst>
                    </a:blip>
                    <a:stretch>
                      <a:fillRect/>
                    </a:stretch>
                  </pic:blipFill>
                  <pic:spPr>
                    <a:xfrm>
                      <a:off x="0" y="0"/>
                      <a:ext cx="5818319" cy="5075555"/>
                    </a:xfrm>
                    <a:prstGeom prst="rect">
                      <a:avLst/>
                    </a:prstGeom>
                  </pic:spPr>
                </pic:pic>
              </a:graphicData>
            </a:graphic>
          </wp:inline>
        </w:drawing>
      </w:r>
    </w:p>
    <w:p w:rsidR="00D73A27" w:rsidRDefault="000B6F06" w:rsidP="000B6F06">
      <w:pPr>
        <w:pStyle w:val="Caption"/>
        <w:spacing w:before="120"/>
        <w:jc w:val="center"/>
      </w:pPr>
      <w:bookmarkStart w:id="73" w:name="_Toc312400838"/>
      <w:r>
        <w:lastRenderedPageBreak/>
        <w:t xml:space="preserve">Figure </w:t>
      </w:r>
      <w:fldSimple w:instr=" SEQ Figure \* ARABIC ">
        <w:r w:rsidR="001D4372">
          <w:rPr>
            <w:noProof/>
          </w:rPr>
          <w:t>18</w:t>
        </w:r>
      </w:fldSimple>
      <w:r>
        <w:t xml:space="preserve"> Walmart Test</w:t>
      </w:r>
      <w:bookmarkEnd w:id="73"/>
    </w:p>
    <w:p w:rsidR="00C44089" w:rsidRDefault="00C44089" w:rsidP="00246E76">
      <w:pPr>
        <w:pStyle w:val="Heading2"/>
      </w:pPr>
      <w:bookmarkStart w:id="74" w:name="_Toc312400800"/>
      <w:r>
        <w:t>Smoke Test</w:t>
      </w:r>
      <w:r w:rsidR="00267A92">
        <w:t>s</w:t>
      </w:r>
      <w:bookmarkEnd w:id="74"/>
    </w:p>
    <w:p w:rsidR="004F575B" w:rsidRDefault="00C44089" w:rsidP="00C44089">
      <w:r>
        <w:t>Smoke test</w:t>
      </w:r>
      <w:r w:rsidR="004F575B">
        <w:t xml:space="preserve">s exercise core operations of the system to verify basic functionality. </w:t>
      </w:r>
      <w:r w:rsidR="00267A92">
        <w:t xml:space="preserve">They are </w:t>
      </w:r>
      <w:r w:rsidR="008D7A61">
        <w:t xml:space="preserve">also used to verify the successful </w:t>
      </w:r>
      <w:r>
        <w:t>implementation of system change requests.</w:t>
      </w:r>
      <w:r w:rsidR="00322A20">
        <w:t xml:space="preserve"> </w:t>
      </w:r>
      <w:r w:rsidR="004F575B">
        <w:t>Smoke tests determine if further testing is possible and needed. This enables the testing team to avoid wasting time by testing an untestable build.</w:t>
      </w:r>
    </w:p>
    <w:p w:rsidR="004F575B" w:rsidRDefault="004F575B" w:rsidP="00C44089"/>
    <w:p w:rsidR="00322A20" w:rsidRDefault="00195BA5" w:rsidP="00C44089">
      <w:r>
        <w:t xml:space="preserve">The result of </w:t>
      </w:r>
      <w:r w:rsidR="008D7A61">
        <w:t>Smoke</w:t>
      </w:r>
      <w:r w:rsidR="00E708E3">
        <w:fldChar w:fldCharType="begin"/>
      </w:r>
      <w:r w:rsidR="00E708E3">
        <w:instrText xml:space="preserve"> XE "</w:instrText>
      </w:r>
      <w:r w:rsidR="00E708E3" w:rsidRPr="006B4649">
        <w:instrText>Test:Smoke</w:instrText>
      </w:r>
      <w:r w:rsidR="00E708E3">
        <w:instrText xml:space="preserve">" </w:instrText>
      </w:r>
      <w:r w:rsidR="00E708E3">
        <w:fldChar w:fldCharType="end"/>
      </w:r>
      <w:r w:rsidR="008D7A61">
        <w:t xml:space="preserve"> </w:t>
      </w:r>
      <w:r>
        <w:t>tests, successes and failures, are recorded in a</w:t>
      </w:r>
      <w:r w:rsidR="002356AF">
        <w:t>n</w:t>
      </w:r>
      <w:r>
        <w:t xml:space="preserve"> </w:t>
      </w:r>
      <w:r w:rsidR="002356AF">
        <w:t>S</w:t>
      </w:r>
      <w:r>
        <w:t>QA</w:t>
      </w:r>
      <w:r w:rsidR="00E708E3">
        <w:fldChar w:fldCharType="begin"/>
      </w:r>
      <w:r w:rsidR="00E708E3">
        <w:instrText xml:space="preserve"> XE "</w:instrText>
      </w:r>
      <w:r w:rsidR="00E708E3" w:rsidRPr="00892D22">
        <w:instrText>SQA</w:instrText>
      </w:r>
      <w:r w:rsidR="00C44F45">
        <w:instrText xml:space="preserve"> Database</w:instrText>
      </w:r>
      <w:r w:rsidR="00E708E3">
        <w:instrText xml:space="preserve">" </w:instrText>
      </w:r>
      <w:r w:rsidR="00E708E3">
        <w:fldChar w:fldCharType="end"/>
      </w:r>
      <w:r>
        <w:t xml:space="preserve"> database.</w:t>
      </w:r>
      <w:r w:rsidR="00B655A6">
        <w:t xml:space="preserve"> The </w:t>
      </w:r>
      <w:r w:rsidR="000C66FF">
        <w:t>following sections describe Asur</w:t>
      </w:r>
      <w:r w:rsidR="00B655A6">
        <w:t>ion Smoke tests.</w:t>
      </w:r>
    </w:p>
    <w:p w:rsidR="00267A92" w:rsidRPr="00EE764F" w:rsidRDefault="00267A92" w:rsidP="00246E76">
      <w:pPr>
        <w:pStyle w:val="Heading3"/>
      </w:pPr>
      <w:bookmarkStart w:id="75" w:name="_Toc312400801"/>
      <w:r>
        <w:t xml:space="preserve">Test: </w:t>
      </w:r>
      <w:r w:rsidR="00342BF3">
        <w:t xml:space="preserve">Creating an </w:t>
      </w:r>
      <w:r>
        <w:t>Enrollment</w:t>
      </w:r>
      <w:bookmarkEnd w:id="75"/>
    </w:p>
    <w:p w:rsidR="00267A92" w:rsidRDefault="00267A92" w:rsidP="00342BF3">
      <w:pPr>
        <w:spacing w:after="120"/>
      </w:pPr>
      <w:r>
        <w:t xml:space="preserve">This </w:t>
      </w:r>
      <w:r w:rsidR="0018453A">
        <w:t xml:space="preserve">three-part </w:t>
      </w:r>
      <w:r>
        <w:t>Smoke test</w:t>
      </w:r>
      <w:r w:rsidR="0081420E">
        <w:t xml:space="preserve">verifies that </w:t>
      </w:r>
      <w:r w:rsidR="00B655A6">
        <w:t xml:space="preserve">a </w:t>
      </w:r>
      <w:r>
        <w:t>WalMart point of sale (POS)</w:t>
      </w:r>
      <w:r w:rsidR="00B655A6">
        <w:t xml:space="preserve"> user</w:t>
      </w:r>
      <w:r>
        <w:t xml:space="preserve"> </w:t>
      </w:r>
      <w:r w:rsidR="0081420E">
        <w:t xml:space="preserve">has successfully created </w:t>
      </w:r>
      <w:r>
        <w:t>an enrollment for handset insurance.</w:t>
      </w:r>
      <w:r w:rsidR="00B655A6">
        <w:t xml:space="preserve"> </w:t>
      </w:r>
      <w:r w:rsidR="00342BF3">
        <w:t>A portion of the sample test is outlined in terms of key actions below.</w:t>
      </w:r>
    </w:p>
    <w:tbl>
      <w:tblPr>
        <w:tblStyle w:val="TableGrid"/>
        <w:tblW w:w="0" w:type="auto"/>
        <w:tblLook w:val="04A0" w:firstRow="1" w:lastRow="0" w:firstColumn="1" w:lastColumn="0" w:noHBand="0" w:noVBand="1"/>
      </w:tblPr>
      <w:tblGrid>
        <w:gridCol w:w="2358"/>
        <w:gridCol w:w="4230"/>
        <w:gridCol w:w="2790"/>
      </w:tblGrid>
      <w:tr w:rsidR="00AA7DDE" w:rsidRPr="00163363" w:rsidTr="00B92009">
        <w:tc>
          <w:tcPr>
            <w:tcW w:w="2358" w:type="dxa"/>
            <w:shd w:val="clear" w:color="auto" w:fill="FFC000"/>
          </w:tcPr>
          <w:p w:rsidR="00AA7DDE" w:rsidRPr="00163363" w:rsidRDefault="00AA7DDE" w:rsidP="00B92009">
            <w:pPr>
              <w:jc w:val="center"/>
              <w:rPr>
                <w:b/>
              </w:rPr>
            </w:pPr>
            <w:r w:rsidRPr="00163363">
              <w:rPr>
                <w:b/>
              </w:rPr>
              <w:t>Step</w:t>
            </w:r>
          </w:p>
        </w:tc>
        <w:tc>
          <w:tcPr>
            <w:tcW w:w="4230" w:type="dxa"/>
            <w:shd w:val="clear" w:color="auto" w:fill="FFC000"/>
          </w:tcPr>
          <w:p w:rsidR="00AA7DDE" w:rsidRPr="00163363" w:rsidRDefault="00AA7DDE" w:rsidP="00B92009">
            <w:pPr>
              <w:jc w:val="center"/>
              <w:rPr>
                <w:b/>
              </w:rPr>
            </w:pPr>
            <w:r w:rsidRPr="00163363">
              <w:rPr>
                <w:b/>
              </w:rPr>
              <w:t>Description</w:t>
            </w:r>
            <w:r w:rsidR="00934271">
              <w:rPr>
                <w:b/>
              </w:rPr>
              <w:t>/Input</w:t>
            </w:r>
          </w:p>
        </w:tc>
        <w:tc>
          <w:tcPr>
            <w:tcW w:w="2790" w:type="dxa"/>
            <w:shd w:val="clear" w:color="auto" w:fill="FFC000"/>
          </w:tcPr>
          <w:p w:rsidR="00AA7DDE" w:rsidRPr="00163363" w:rsidRDefault="00AA7DDE" w:rsidP="00B92009">
            <w:pPr>
              <w:jc w:val="center"/>
              <w:rPr>
                <w:b/>
              </w:rPr>
            </w:pPr>
            <w:r w:rsidRPr="00163363">
              <w:rPr>
                <w:b/>
              </w:rPr>
              <w:t>Expected Outcome</w:t>
            </w:r>
          </w:p>
        </w:tc>
      </w:tr>
      <w:tr w:rsidR="00AA7DDE" w:rsidRPr="00163363" w:rsidTr="00B92009">
        <w:tc>
          <w:tcPr>
            <w:tcW w:w="2358" w:type="dxa"/>
          </w:tcPr>
          <w:p w:rsidR="00AA7DDE" w:rsidRPr="0081420E" w:rsidRDefault="0081420E" w:rsidP="00934271">
            <w:pPr>
              <w:rPr>
                <w:sz w:val="20"/>
                <w:szCs w:val="20"/>
              </w:rPr>
            </w:pPr>
            <w:r>
              <w:rPr>
                <w:sz w:val="20"/>
                <w:szCs w:val="20"/>
              </w:rPr>
              <w:t xml:space="preserve">1) </w:t>
            </w:r>
            <w:r w:rsidR="00934271">
              <w:rPr>
                <w:sz w:val="20"/>
                <w:szCs w:val="20"/>
              </w:rPr>
              <w:t xml:space="preserve">Access the </w:t>
            </w:r>
            <w:r w:rsidRPr="0081420E">
              <w:rPr>
                <w:sz w:val="20"/>
                <w:szCs w:val="20"/>
              </w:rPr>
              <w:t>Asurion Billing Manager</w:t>
            </w:r>
            <w:r w:rsidR="00934271">
              <w:rPr>
                <w:sz w:val="20"/>
                <w:szCs w:val="20"/>
              </w:rPr>
              <w:t>.</w:t>
            </w:r>
          </w:p>
        </w:tc>
        <w:tc>
          <w:tcPr>
            <w:tcW w:w="4230" w:type="dxa"/>
          </w:tcPr>
          <w:p w:rsidR="00AA7DDE" w:rsidRPr="00163363" w:rsidRDefault="00934271" w:rsidP="00B92009">
            <w:pPr>
              <w:rPr>
                <w:sz w:val="20"/>
                <w:szCs w:val="20"/>
              </w:rPr>
            </w:pPr>
            <w:r>
              <w:rPr>
                <w:sz w:val="20"/>
                <w:szCs w:val="20"/>
              </w:rPr>
              <w:t>Navigate to the Billing Manager.</w:t>
            </w:r>
          </w:p>
        </w:tc>
        <w:tc>
          <w:tcPr>
            <w:tcW w:w="2790" w:type="dxa"/>
          </w:tcPr>
          <w:p w:rsidR="00AA7DDE" w:rsidRPr="00163363" w:rsidRDefault="00934271" w:rsidP="00B92009">
            <w:pPr>
              <w:rPr>
                <w:sz w:val="20"/>
                <w:szCs w:val="20"/>
              </w:rPr>
            </w:pPr>
            <w:r>
              <w:rPr>
                <w:sz w:val="20"/>
                <w:szCs w:val="20"/>
              </w:rPr>
              <w:t>The Billing Manager Home page appears.</w:t>
            </w:r>
          </w:p>
        </w:tc>
      </w:tr>
      <w:tr w:rsidR="00AA7DDE" w:rsidRPr="00163363" w:rsidTr="00B92009">
        <w:tc>
          <w:tcPr>
            <w:tcW w:w="2358" w:type="dxa"/>
          </w:tcPr>
          <w:p w:rsidR="00AA7DDE" w:rsidRPr="00163363" w:rsidRDefault="00AA7DDE" w:rsidP="00B92009">
            <w:pPr>
              <w:rPr>
                <w:sz w:val="20"/>
                <w:szCs w:val="20"/>
              </w:rPr>
            </w:pPr>
            <w:r>
              <w:rPr>
                <w:sz w:val="20"/>
                <w:szCs w:val="20"/>
              </w:rPr>
              <w:t>2)</w:t>
            </w:r>
            <w:r w:rsidR="0081420E">
              <w:rPr>
                <w:sz w:val="20"/>
                <w:szCs w:val="20"/>
              </w:rPr>
              <w:t xml:space="preserve"> Search for the enrollment.</w:t>
            </w:r>
          </w:p>
        </w:tc>
        <w:tc>
          <w:tcPr>
            <w:tcW w:w="4230" w:type="dxa"/>
          </w:tcPr>
          <w:p w:rsidR="00AA7DDE" w:rsidRPr="00163363" w:rsidRDefault="00934271" w:rsidP="00B92009">
            <w:pPr>
              <w:rPr>
                <w:sz w:val="20"/>
                <w:szCs w:val="20"/>
              </w:rPr>
            </w:pPr>
            <w:r>
              <w:rPr>
                <w:sz w:val="20"/>
                <w:szCs w:val="20"/>
              </w:rPr>
              <w:t xml:space="preserve">Using the Billing Manager, search for the enrollment by </w:t>
            </w:r>
            <w:r w:rsidR="00F25F6E">
              <w:rPr>
                <w:sz w:val="20"/>
                <w:szCs w:val="20"/>
              </w:rPr>
              <w:t>the subscriber’s name.</w:t>
            </w:r>
          </w:p>
        </w:tc>
        <w:tc>
          <w:tcPr>
            <w:tcW w:w="2790" w:type="dxa"/>
          </w:tcPr>
          <w:p w:rsidR="00AA7DDE" w:rsidRPr="00163363" w:rsidRDefault="0002318B" w:rsidP="00B92009">
            <w:pPr>
              <w:rPr>
                <w:sz w:val="20"/>
                <w:szCs w:val="20"/>
              </w:rPr>
            </w:pPr>
            <w:r>
              <w:rPr>
                <w:sz w:val="20"/>
                <w:szCs w:val="20"/>
              </w:rPr>
              <w:t>The subscriber account is displayed.</w:t>
            </w:r>
          </w:p>
        </w:tc>
      </w:tr>
      <w:tr w:rsidR="00AA7DDE" w:rsidRPr="00163363" w:rsidTr="00B92009">
        <w:tc>
          <w:tcPr>
            <w:tcW w:w="2358" w:type="dxa"/>
          </w:tcPr>
          <w:p w:rsidR="00AA7DDE" w:rsidRPr="00163363" w:rsidRDefault="00AA7DDE" w:rsidP="00AA7DDE">
            <w:pPr>
              <w:rPr>
                <w:sz w:val="20"/>
                <w:szCs w:val="20"/>
              </w:rPr>
            </w:pPr>
            <w:r>
              <w:rPr>
                <w:sz w:val="20"/>
                <w:szCs w:val="20"/>
              </w:rPr>
              <w:t>3)</w:t>
            </w:r>
            <w:r w:rsidR="0081420E">
              <w:rPr>
                <w:sz w:val="20"/>
                <w:szCs w:val="20"/>
              </w:rPr>
              <w:t xml:space="preserve"> Verify the enrollment.</w:t>
            </w:r>
          </w:p>
        </w:tc>
        <w:tc>
          <w:tcPr>
            <w:tcW w:w="4230" w:type="dxa"/>
          </w:tcPr>
          <w:p w:rsidR="00AA7DDE" w:rsidRPr="00163363" w:rsidRDefault="00934271" w:rsidP="00B92009">
            <w:pPr>
              <w:rPr>
                <w:sz w:val="20"/>
                <w:szCs w:val="20"/>
              </w:rPr>
            </w:pPr>
            <w:r>
              <w:rPr>
                <w:sz w:val="20"/>
                <w:szCs w:val="20"/>
              </w:rPr>
              <w:t>View enrollment details.</w:t>
            </w:r>
          </w:p>
        </w:tc>
        <w:tc>
          <w:tcPr>
            <w:tcW w:w="2790" w:type="dxa"/>
          </w:tcPr>
          <w:p w:rsidR="0002318B" w:rsidRPr="0002318B" w:rsidRDefault="0002318B" w:rsidP="0002318B">
            <w:pPr>
              <w:rPr>
                <w:sz w:val="20"/>
                <w:szCs w:val="20"/>
              </w:rPr>
            </w:pPr>
            <w:r>
              <w:rPr>
                <w:sz w:val="20"/>
                <w:szCs w:val="20"/>
              </w:rPr>
              <w:t xml:space="preserve">The enrollment populates all required </w:t>
            </w:r>
            <w:r w:rsidRPr="0002318B">
              <w:rPr>
                <w:sz w:val="20"/>
                <w:szCs w:val="20"/>
              </w:rPr>
              <w:t>data :</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First Name</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Last Name</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Billing Street Address</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Billing City</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Billing ST</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Billing Zip</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Mobile Device Number (MDN/Cell Number)</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IMEI</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Make</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Model</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Enrolled Date</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Credit Card Number</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Credit Card Expiration/Credit Card Info</w:t>
            </w:r>
          </w:p>
          <w:p w:rsidR="0002318B" w:rsidRPr="0002318B" w:rsidRDefault="0002318B" w:rsidP="0034483D">
            <w:pPr>
              <w:pStyle w:val="ListParagraph"/>
              <w:numPr>
                <w:ilvl w:val="0"/>
                <w:numId w:val="21"/>
              </w:numPr>
              <w:rPr>
                <w:rFonts w:ascii="Arial" w:hAnsi="Arial" w:cs="Arial"/>
                <w:sz w:val="20"/>
                <w:szCs w:val="20"/>
              </w:rPr>
            </w:pPr>
            <w:r w:rsidRPr="0002318B">
              <w:rPr>
                <w:rFonts w:ascii="Arial" w:hAnsi="Arial" w:cs="Arial"/>
                <w:sz w:val="20"/>
                <w:szCs w:val="20"/>
              </w:rPr>
              <w:t>Carrier Name</w:t>
            </w:r>
          </w:p>
          <w:p w:rsidR="00AA7DDE" w:rsidRPr="0002318B" w:rsidRDefault="0002318B" w:rsidP="0034483D">
            <w:pPr>
              <w:pStyle w:val="ListParagraph"/>
              <w:numPr>
                <w:ilvl w:val="0"/>
                <w:numId w:val="21"/>
              </w:numPr>
              <w:rPr>
                <w:sz w:val="20"/>
                <w:szCs w:val="20"/>
              </w:rPr>
            </w:pPr>
            <w:r w:rsidRPr="0002318B">
              <w:rPr>
                <w:rFonts w:ascii="Arial" w:hAnsi="Arial" w:cs="Arial"/>
                <w:sz w:val="20"/>
                <w:szCs w:val="20"/>
              </w:rPr>
              <w:t>Program/Service Enrolled or Feature Code</w:t>
            </w:r>
          </w:p>
        </w:tc>
      </w:tr>
      <w:tr w:rsidR="00AA7DDE" w:rsidRPr="00163363" w:rsidTr="00B92009">
        <w:tc>
          <w:tcPr>
            <w:tcW w:w="2358" w:type="dxa"/>
          </w:tcPr>
          <w:p w:rsidR="00AA7DDE" w:rsidRPr="00163363" w:rsidRDefault="00AA7DDE" w:rsidP="00AA7DDE">
            <w:pPr>
              <w:rPr>
                <w:sz w:val="20"/>
                <w:szCs w:val="20"/>
              </w:rPr>
            </w:pPr>
            <w:r>
              <w:rPr>
                <w:sz w:val="20"/>
                <w:szCs w:val="20"/>
              </w:rPr>
              <w:t>4)</w:t>
            </w:r>
            <w:r w:rsidR="0081420E">
              <w:rPr>
                <w:sz w:val="20"/>
                <w:szCs w:val="20"/>
              </w:rPr>
              <w:t xml:space="preserve"> Log in to </w:t>
            </w:r>
            <w:r w:rsidR="000C66FF">
              <w:rPr>
                <w:sz w:val="20"/>
                <w:szCs w:val="20"/>
              </w:rPr>
              <w:t>the SQA</w:t>
            </w:r>
            <w:r w:rsidR="00E708E3">
              <w:rPr>
                <w:sz w:val="20"/>
                <w:szCs w:val="20"/>
              </w:rPr>
              <w:fldChar w:fldCharType="begin"/>
            </w:r>
            <w:r w:rsidR="00E708E3">
              <w:instrText xml:space="preserve"> XE "</w:instrText>
            </w:r>
            <w:r w:rsidR="00E708E3" w:rsidRPr="00892D22">
              <w:instrText>SQA</w:instrText>
            </w:r>
            <w:r w:rsidR="00E708E3">
              <w:instrText xml:space="preserve">" </w:instrText>
            </w:r>
            <w:r w:rsidR="00E708E3">
              <w:rPr>
                <w:sz w:val="20"/>
                <w:szCs w:val="20"/>
              </w:rPr>
              <w:fldChar w:fldCharType="end"/>
            </w:r>
            <w:r w:rsidR="00934271">
              <w:rPr>
                <w:sz w:val="20"/>
                <w:szCs w:val="20"/>
              </w:rPr>
              <w:t xml:space="preserve"> database.</w:t>
            </w:r>
          </w:p>
        </w:tc>
        <w:tc>
          <w:tcPr>
            <w:tcW w:w="4230" w:type="dxa"/>
          </w:tcPr>
          <w:p w:rsidR="00AA7DDE" w:rsidRPr="00163363" w:rsidRDefault="00F25F6E" w:rsidP="00F25F6E">
            <w:pPr>
              <w:rPr>
                <w:sz w:val="20"/>
                <w:szCs w:val="20"/>
              </w:rPr>
            </w:pPr>
            <w:r>
              <w:rPr>
                <w:sz w:val="20"/>
                <w:szCs w:val="20"/>
              </w:rPr>
              <w:t>Access the Hsenroll DB and query for the  subscriber enrollment status. View the Active column status.</w:t>
            </w:r>
          </w:p>
        </w:tc>
        <w:tc>
          <w:tcPr>
            <w:tcW w:w="2790" w:type="dxa"/>
          </w:tcPr>
          <w:p w:rsidR="00AA7DDE" w:rsidRPr="00163363" w:rsidRDefault="00F25F6E" w:rsidP="00F25F6E">
            <w:pPr>
              <w:rPr>
                <w:sz w:val="20"/>
                <w:szCs w:val="20"/>
              </w:rPr>
            </w:pPr>
            <w:r>
              <w:rPr>
                <w:sz w:val="20"/>
                <w:szCs w:val="20"/>
              </w:rPr>
              <w:t xml:space="preserve">The enrollment record is displayed </w:t>
            </w:r>
            <w:r w:rsidRPr="00F25F6E">
              <w:rPr>
                <w:sz w:val="20"/>
                <w:szCs w:val="20"/>
              </w:rPr>
              <w:t>and Active = 1</w:t>
            </w:r>
            <w:r>
              <w:rPr>
                <w:sz w:val="20"/>
                <w:szCs w:val="20"/>
              </w:rPr>
              <w:t>.</w:t>
            </w:r>
          </w:p>
        </w:tc>
      </w:tr>
    </w:tbl>
    <w:p w:rsidR="00934271" w:rsidRPr="00D50C4F" w:rsidRDefault="00D50C4F" w:rsidP="00A25CF3">
      <w:pPr>
        <w:spacing w:before="120"/>
        <w:rPr>
          <w:b/>
        </w:rPr>
      </w:pPr>
      <w:r w:rsidRPr="00D50C4F">
        <w:rPr>
          <w:b/>
        </w:rPr>
        <w:t>Also See</w:t>
      </w:r>
    </w:p>
    <w:p w:rsidR="00501101" w:rsidRDefault="00D50C4F" w:rsidP="003051CF">
      <w:r>
        <w:t>“</w:t>
      </w:r>
      <w:r w:rsidR="00A27E1C">
        <w:t>WMT_SmokeTestscripts_Sample</w:t>
      </w:r>
      <w:r w:rsidR="00C02E7C">
        <w:t xml:space="preserve">” </w:t>
      </w:r>
      <w:r w:rsidR="0074686F">
        <w:t xml:space="preserve">at </w:t>
      </w:r>
      <w:hyperlink r:id="rId35" w:history="1">
        <w:r w:rsidR="00501101" w:rsidRPr="00E20DE6">
          <w:rPr>
            <w:rStyle w:val="Hyperlink"/>
          </w:rPr>
          <w: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w:t>
        </w:r>
        <w:r w:rsidR="00501101" w:rsidRPr="00E20DE6">
          <w:rPr>
            <w:rStyle w:val="Hyperlink"/>
          </w:rPr>
          <w:lastRenderedPageBreak/>
          <w:t>d%20Documents%2FAsurion%20Subscriber%20Billing%20System%20Specs&amp;FolderCTID=0x0120005617996FC3AE2747809B62081EE5F1B4&amp;View={6DA69BD2-25DE-48A5-A0B8-039239D5C7F8}</w:t>
        </w:r>
      </w:hyperlink>
      <w:r w:rsidR="00501101">
        <w:t>.</w:t>
      </w:r>
    </w:p>
    <w:p w:rsidR="00951077" w:rsidRDefault="00951077" w:rsidP="00275012">
      <w:pPr>
        <w:pStyle w:val="Heading2"/>
      </w:pPr>
      <w:bookmarkStart w:id="76" w:name="_Toc312400802"/>
      <w:r>
        <w:t>Regression Test</w:t>
      </w:r>
      <w:r w:rsidR="0035008D">
        <w:t>s</w:t>
      </w:r>
      <w:bookmarkEnd w:id="76"/>
    </w:p>
    <w:p w:rsidR="00951077" w:rsidRDefault="000C66FF" w:rsidP="00951077">
      <w:r>
        <w:t>Regression</w:t>
      </w:r>
      <w:r w:rsidR="00C44F45">
        <w:fldChar w:fldCharType="begin"/>
      </w:r>
      <w:r w:rsidR="00C44F45">
        <w:instrText xml:space="preserve"> XE "</w:instrText>
      </w:r>
      <w:r w:rsidR="00C44F45" w:rsidRPr="0054220D">
        <w:instrText>Test:Regression</w:instrText>
      </w:r>
      <w:r w:rsidR="00C44F45">
        <w:instrText xml:space="preserve">" </w:instrText>
      </w:r>
      <w:r w:rsidR="00C44F45">
        <w:fldChar w:fldCharType="end"/>
      </w:r>
      <w:r w:rsidR="0035008D">
        <w:t xml:space="preserve"> tests are performed </w:t>
      </w:r>
      <w:r w:rsidR="00797CC2">
        <w:t xml:space="preserve">to determine the current existing functionality of a system. They are run to verify that new changes deployed to </w:t>
      </w:r>
      <w:r w:rsidR="002356AF">
        <w:t>S</w:t>
      </w:r>
      <w:r w:rsidR="00797CC2">
        <w:t>QA</w:t>
      </w:r>
      <w:r w:rsidR="00E708E3">
        <w:fldChar w:fldCharType="begin"/>
      </w:r>
      <w:r w:rsidR="00E708E3">
        <w:instrText xml:space="preserve"> XE "</w:instrText>
      </w:r>
      <w:r w:rsidR="00E708E3" w:rsidRPr="00892D22">
        <w:instrText>SQA</w:instrText>
      </w:r>
      <w:r w:rsidR="00E708E3">
        <w:instrText xml:space="preserve">" </w:instrText>
      </w:r>
      <w:r w:rsidR="00E708E3">
        <w:fldChar w:fldCharType="end"/>
      </w:r>
      <w:r w:rsidR="00797CC2">
        <w:t xml:space="preserve"> have not broken any system functions. </w:t>
      </w:r>
      <w:r w:rsidR="0035008D">
        <w:t xml:space="preserve">Each time new code is </w:t>
      </w:r>
      <w:r w:rsidR="00797CC2">
        <w:t>deployed to p</w:t>
      </w:r>
      <w:r w:rsidR="0035008D">
        <w:t>roduction, any new functionality is added to the scope of regression tests.</w:t>
      </w:r>
    </w:p>
    <w:p w:rsidR="00342BF3" w:rsidRPr="00356171" w:rsidRDefault="00342BF3" w:rsidP="00356171">
      <w:pPr>
        <w:pStyle w:val="Heading3"/>
      </w:pPr>
      <w:bookmarkStart w:id="77" w:name="_Toc311726798"/>
      <w:bookmarkStart w:id="78" w:name="_Toc312400803"/>
      <w:r w:rsidRPr="00356171">
        <w:t>Test: Failure to Pay Triggers Automatic Cancel Contract Letter</w:t>
      </w:r>
      <w:bookmarkEnd w:id="77"/>
      <w:bookmarkEnd w:id="78"/>
    </w:p>
    <w:p w:rsidR="00342BF3" w:rsidRDefault="00342BF3" w:rsidP="00342BF3">
      <w:pPr>
        <w:spacing w:after="120"/>
      </w:pPr>
      <w:r>
        <w:t xml:space="preserve">A recent fix of the Subscriber Billing System improved the process for automatically generating subscriber cancel contract letters when a payment is missed. A </w:t>
      </w:r>
      <w:r w:rsidR="000C66FF">
        <w:t>test script</w:t>
      </w:r>
      <w:r>
        <w:t xml:space="preserve"> to regression test this feature is summarized below. </w:t>
      </w:r>
      <w:r w:rsidR="00C44F45">
        <w:fldChar w:fldCharType="begin"/>
      </w:r>
      <w:r w:rsidR="00C44F45">
        <w:instrText xml:space="preserve"> XE "</w:instrText>
      </w:r>
      <w:r w:rsidR="00C44F45" w:rsidRPr="005D375B">
        <w:instrText>CancelContract</w:instrText>
      </w:r>
      <w:r w:rsidR="00C44F45">
        <w:instrText xml:space="preserve"> Letter" </w:instrText>
      </w:r>
      <w:r w:rsidR="00C44F45">
        <w:fldChar w:fldCharType="end"/>
      </w:r>
    </w:p>
    <w:tbl>
      <w:tblPr>
        <w:tblStyle w:val="TableGrid"/>
        <w:tblW w:w="0" w:type="auto"/>
        <w:tblLook w:val="04A0" w:firstRow="1" w:lastRow="0" w:firstColumn="1" w:lastColumn="0" w:noHBand="0" w:noVBand="1"/>
      </w:tblPr>
      <w:tblGrid>
        <w:gridCol w:w="2358"/>
        <w:gridCol w:w="4230"/>
        <w:gridCol w:w="2790"/>
      </w:tblGrid>
      <w:tr w:rsidR="00342BF3" w:rsidRPr="00163363" w:rsidTr="000C66FF">
        <w:tc>
          <w:tcPr>
            <w:tcW w:w="2358" w:type="dxa"/>
            <w:shd w:val="clear" w:color="auto" w:fill="FFC000"/>
          </w:tcPr>
          <w:p w:rsidR="00342BF3" w:rsidRPr="00163363" w:rsidRDefault="00342BF3" w:rsidP="000C66FF">
            <w:pPr>
              <w:jc w:val="center"/>
              <w:rPr>
                <w:b/>
              </w:rPr>
            </w:pPr>
            <w:r>
              <w:rPr>
                <w:b/>
              </w:rPr>
              <w:t>Action</w:t>
            </w:r>
          </w:p>
        </w:tc>
        <w:tc>
          <w:tcPr>
            <w:tcW w:w="4230" w:type="dxa"/>
            <w:shd w:val="clear" w:color="auto" w:fill="FFC000"/>
          </w:tcPr>
          <w:p w:rsidR="00342BF3" w:rsidRPr="00163363" w:rsidRDefault="00342BF3" w:rsidP="000C66FF">
            <w:pPr>
              <w:jc w:val="center"/>
              <w:rPr>
                <w:b/>
              </w:rPr>
            </w:pPr>
            <w:r w:rsidRPr="00163363">
              <w:rPr>
                <w:b/>
              </w:rPr>
              <w:t>Description</w:t>
            </w:r>
          </w:p>
        </w:tc>
        <w:tc>
          <w:tcPr>
            <w:tcW w:w="2790" w:type="dxa"/>
            <w:shd w:val="clear" w:color="auto" w:fill="FFC000"/>
          </w:tcPr>
          <w:p w:rsidR="00342BF3" w:rsidRPr="00163363" w:rsidRDefault="00342BF3" w:rsidP="000C66FF">
            <w:pPr>
              <w:jc w:val="center"/>
              <w:rPr>
                <w:b/>
              </w:rPr>
            </w:pPr>
            <w:r w:rsidRPr="00163363">
              <w:rPr>
                <w:b/>
              </w:rPr>
              <w:t>Expected Outcome</w:t>
            </w:r>
          </w:p>
        </w:tc>
      </w:tr>
      <w:tr w:rsidR="00342BF3" w:rsidRPr="00163363" w:rsidTr="000C66FF">
        <w:tc>
          <w:tcPr>
            <w:tcW w:w="2358" w:type="dxa"/>
          </w:tcPr>
          <w:p w:rsidR="00342BF3" w:rsidRPr="006B429C" w:rsidRDefault="00342BF3" w:rsidP="000C66FF">
            <w:pPr>
              <w:rPr>
                <w:rFonts w:cs="Arial"/>
                <w:sz w:val="20"/>
                <w:szCs w:val="20"/>
              </w:rPr>
            </w:pPr>
            <w:r>
              <w:rPr>
                <w:rFonts w:cs="Arial"/>
                <w:sz w:val="20"/>
                <w:szCs w:val="20"/>
              </w:rPr>
              <w:t>Pretest Setup</w:t>
            </w:r>
          </w:p>
        </w:tc>
        <w:tc>
          <w:tcPr>
            <w:tcW w:w="4230" w:type="dxa"/>
          </w:tcPr>
          <w:p w:rsidR="00342BF3" w:rsidRPr="006B429C" w:rsidRDefault="00342BF3" w:rsidP="000C66FF">
            <w:pPr>
              <w:rPr>
                <w:rFonts w:cs="Arial"/>
                <w:sz w:val="20"/>
                <w:szCs w:val="20"/>
              </w:rPr>
            </w:pPr>
            <w:r w:rsidRPr="006B429C">
              <w:rPr>
                <w:rFonts w:cs="Arial"/>
                <w:sz w:val="20"/>
                <w:szCs w:val="20"/>
              </w:rPr>
              <w:t>An enrolled subscriber does not pay by the scheduled date. The Schedule Cancellation date has been reached.</w:t>
            </w:r>
          </w:p>
        </w:tc>
        <w:tc>
          <w:tcPr>
            <w:tcW w:w="2790" w:type="dxa"/>
          </w:tcPr>
          <w:p w:rsidR="00342BF3" w:rsidRPr="006B429C" w:rsidRDefault="00342BF3" w:rsidP="000C66FF">
            <w:pPr>
              <w:rPr>
                <w:rFonts w:cs="Arial"/>
                <w:sz w:val="20"/>
                <w:szCs w:val="20"/>
              </w:rPr>
            </w:pPr>
            <w:r w:rsidRPr="006B429C">
              <w:rPr>
                <w:rFonts w:cs="Arial"/>
                <w:sz w:val="20"/>
                <w:szCs w:val="20"/>
              </w:rPr>
              <w:t>System detects the non-payment and changes the account status in CRM to “Suspended.”</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1)  Access the system.</w:t>
            </w:r>
          </w:p>
        </w:tc>
        <w:tc>
          <w:tcPr>
            <w:tcW w:w="4230" w:type="dxa"/>
          </w:tcPr>
          <w:p w:rsidR="00342BF3" w:rsidRPr="006B429C" w:rsidRDefault="00342BF3" w:rsidP="000C66FF">
            <w:pPr>
              <w:rPr>
                <w:rFonts w:cs="Arial"/>
                <w:sz w:val="20"/>
                <w:szCs w:val="20"/>
              </w:rPr>
            </w:pPr>
            <w:r w:rsidRPr="006B429C">
              <w:rPr>
                <w:rFonts w:cs="Arial"/>
                <w:sz w:val="20"/>
                <w:szCs w:val="20"/>
              </w:rPr>
              <w:t>User logs onto CRM.</w:t>
            </w:r>
          </w:p>
        </w:tc>
        <w:tc>
          <w:tcPr>
            <w:tcW w:w="2790" w:type="dxa"/>
          </w:tcPr>
          <w:p w:rsidR="00342BF3" w:rsidRPr="006B429C" w:rsidRDefault="00342BF3" w:rsidP="000C66FF">
            <w:pPr>
              <w:rPr>
                <w:rFonts w:cs="Arial"/>
                <w:sz w:val="20"/>
                <w:szCs w:val="20"/>
              </w:rPr>
            </w:pPr>
            <w:r w:rsidRPr="006B429C">
              <w:rPr>
                <w:rFonts w:cs="Arial"/>
                <w:sz w:val="20"/>
                <w:szCs w:val="20"/>
              </w:rPr>
              <w:t>The CRM Home page appears.</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2) Search for an enrollment.</w:t>
            </w:r>
          </w:p>
        </w:tc>
        <w:tc>
          <w:tcPr>
            <w:tcW w:w="4230" w:type="dxa"/>
          </w:tcPr>
          <w:p w:rsidR="00342BF3" w:rsidRPr="006B429C" w:rsidRDefault="00342BF3" w:rsidP="000C66FF">
            <w:pPr>
              <w:rPr>
                <w:rFonts w:cs="Arial"/>
                <w:sz w:val="20"/>
                <w:szCs w:val="20"/>
              </w:rPr>
            </w:pPr>
            <w:r w:rsidRPr="006B429C">
              <w:rPr>
                <w:rFonts w:cs="Arial"/>
                <w:sz w:val="20"/>
                <w:szCs w:val="20"/>
              </w:rPr>
              <w:t>Using the Contract Id or MDN, search for the enrollment.</w:t>
            </w:r>
          </w:p>
        </w:tc>
        <w:tc>
          <w:tcPr>
            <w:tcW w:w="2790" w:type="dxa"/>
          </w:tcPr>
          <w:p w:rsidR="00342BF3" w:rsidRPr="006B429C" w:rsidRDefault="00342BF3" w:rsidP="000C66FF">
            <w:pPr>
              <w:rPr>
                <w:rFonts w:cs="Arial"/>
                <w:sz w:val="20"/>
                <w:szCs w:val="20"/>
              </w:rPr>
            </w:pPr>
            <w:r w:rsidRPr="006B429C">
              <w:rPr>
                <w:rFonts w:cs="Arial"/>
                <w:sz w:val="20"/>
                <w:szCs w:val="20"/>
              </w:rPr>
              <w:t>Enrollment records appears.</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3) View the enrollment.</w:t>
            </w:r>
          </w:p>
        </w:tc>
        <w:tc>
          <w:tcPr>
            <w:tcW w:w="4230" w:type="dxa"/>
          </w:tcPr>
          <w:p w:rsidR="00342BF3" w:rsidRPr="006B429C" w:rsidRDefault="00342BF3" w:rsidP="000C66FF">
            <w:pPr>
              <w:rPr>
                <w:rFonts w:cs="Arial"/>
                <w:sz w:val="20"/>
                <w:szCs w:val="20"/>
              </w:rPr>
            </w:pPr>
            <w:r w:rsidRPr="006B429C">
              <w:rPr>
                <w:rFonts w:cs="Arial"/>
                <w:sz w:val="20"/>
                <w:szCs w:val="20"/>
              </w:rPr>
              <w:t xml:space="preserve">Click </w:t>
            </w:r>
            <w:r w:rsidRPr="006B429C">
              <w:rPr>
                <w:rFonts w:cs="Arial"/>
                <w:b/>
                <w:sz w:val="20"/>
                <w:szCs w:val="20"/>
              </w:rPr>
              <w:t>View Enrollment</w:t>
            </w:r>
            <w:r w:rsidRPr="006B429C">
              <w:rPr>
                <w:rFonts w:cs="Arial"/>
                <w:sz w:val="20"/>
                <w:szCs w:val="20"/>
              </w:rPr>
              <w:t>.</w:t>
            </w:r>
          </w:p>
        </w:tc>
        <w:tc>
          <w:tcPr>
            <w:tcW w:w="2790" w:type="dxa"/>
          </w:tcPr>
          <w:p w:rsidR="00342BF3" w:rsidRPr="006B429C" w:rsidRDefault="00342BF3" w:rsidP="000C66FF">
            <w:pPr>
              <w:rPr>
                <w:rFonts w:cs="Arial"/>
                <w:sz w:val="20"/>
                <w:szCs w:val="20"/>
              </w:rPr>
            </w:pPr>
            <w:r w:rsidRPr="006B429C">
              <w:rPr>
                <w:rFonts w:cs="Arial"/>
                <w:sz w:val="20"/>
                <w:szCs w:val="20"/>
              </w:rPr>
              <w:t>Enrollment form shows account information.</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 xml:space="preserve">4) </w:t>
            </w:r>
            <w:r w:rsidR="000C66FF" w:rsidRPr="006B429C">
              <w:rPr>
                <w:rFonts w:cs="Arial"/>
                <w:sz w:val="20"/>
                <w:szCs w:val="20"/>
              </w:rPr>
              <w:t>Verify</w:t>
            </w:r>
            <w:r w:rsidRPr="006B429C">
              <w:rPr>
                <w:rFonts w:cs="Arial"/>
                <w:sz w:val="20"/>
                <w:szCs w:val="20"/>
              </w:rPr>
              <w:t xml:space="preserve"> the enrollment status.</w:t>
            </w:r>
          </w:p>
        </w:tc>
        <w:tc>
          <w:tcPr>
            <w:tcW w:w="4230" w:type="dxa"/>
          </w:tcPr>
          <w:p w:rsidR="00342BF3" w:rsidRPr="006B429C" w:rsidRDefault="00342BF3" w:rsidP="000C66FF">
            <w:pPr>
              <w:rPr>
                <w:rFonts w:cs="Arial"/>
                <w:sz w:val="20"/>
                <w:szCs w:val="20"/>
              </w:rPr>
            </w:pPr>
            <w:r w:rsidRPr="006B429C">
              <w:rPr>
                <w:rFonts w:cs="Arial"/>
                <w:sz w:val="20"/>
                <w:szCs w:val="20"/>
              </w:rPr>
              <w:t>View the enrollment status and reason fields.</w:t>
            </w:r>
          </w:p>
        </w:tc>
        <w:tc>
          <w:tcPr>
            <w:tcW w:w="2790" w:type="dxa"/>
          </w:tcPr>
          <w:p w:rsidR="00342BF3" w:rsidRPr="006B429C" w:rsidRDefault="00342BF3" w:rsidP="000C66FF">
            <w:pPr>
              <w:rPr>
                <w:rFonts w:cs="Arial"/>
                <w:sz w:val="20"/>
                <w:szCs w:val="20"/>
              </w:rPr>
            </w:pPr>
            <w:r w:rsidRPr="006B429C">
              <w:rPr>
                <w:rFonts w:cs="Arial"/>
                <w:sz w:val="20"/>
                <w:szCs w:val="20"/>
              </w:rPr>
              <w:t>Enrollment status field is “Cancel NETF.” The status reason is “Unresolved payment issue.”</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5) Go to account billing cycle information.</w:t>
            </w:r>
          </w:p>
        </w:tc>
        <w:tc>
          <w:tcPr>
            <w:tcW w:w="4230" w:type="dxa"/>
          </w:tcPr>
          <w:p w:rsidR="00342BF3" w:rsidRPr="006B429C" w:rsidRDefault="00342BF3" w:rsidP="000C66FF">
            <w:pPr>
              <w:rPr>
                <w:rFonts w:cs="Arial"/>
                <w:sz w:val="20"/>
                <w:szCs w:val="20"/>
              </w:rPr>
            </w:pPr>
            <w:r w:rsidRPr="006B429C">
              <w:rPr>
                <w:rFonts w:cs="Arial"/>
                <w:sz w:val="20"/>
                <w:szCs w:val="20"/>
              </w:rPr>
              <w:t xml:space="preserve">Click </w:t>
            </w:r>
            <w:r w:rsidRPr="006B429C">
              <w:rPr>
                <w:rFonts w:cs="Arial"/>
                <w:b/>
                <w:sz w:val="20"/>
                <w:szCs w:val="20"/>
              </w:rPr>
              <w:t>Billing Cycle</w:t>
            </w:r>
            <w:r w:rsidRPr="006B429C">
              <w:rPr>
                <w:rFonts w:cs="Arial"/>
                <w:sz w:val="20"/>
                <w:szCs w:val="20"/>
              </w:rPr>
              <w:t xml:space="preserve"> tab.</w:t>
            </w:r>
          </w:p>
        </w:tc>
        <w:tc>
          <w:tcPr>
            <w:tcW w:w="2790" w:type="dxa"/>
          </w:tcPr>
          <w:p w:rsidR="00342BF3" w:rsidRPr="006B429C" w:rsidRDefault="00342BF3" w:rsidP="000C66FF">
            <w:pPr>
              <w:rPr>
                <w:rFonts w:cs="Arial"/>
                <w:sz w:val="20"/>
                <w:szCs w:val="20"/>
              </w:rPr>
            </w:pPr>
            <w:r w:rsidRPr="006B429C">
              <w:rPr>
                <w:rFonts w:cs="Arial"/>
                <w:sz w:val="20"/>
                <w:szCs w:val="20"/>
              </w:rPr>
              <w:t>Billing cycle information appears for the Contract Id with the status “Payment Failure.”</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6) Verify the billing cycle status.</w:t>
            </w:r>
          </w:p>
        </w:tc>
        <w:tc>
          <w:tcPr>
            <w:tcW w:w="4230" w:type="dxa"/>
          </w:tcPr>
          <w:p w:rsidR="00342BF3" w:rsidRPr="006B429C" w:rsidRDefault="00342BF3" w:rsidP="000C66FF">
            <w:pPr>
              <w:rPr>
                <w:rFonts w:cs="Arial"/>
                <w:sz w:val="20"/>
                <w:szCs w:val="20"/>
              </w:rPr>
            </w:pPr>
            <w:r w:rsidRPr="006B429C">
              <w:rPr>
                <w:rFonts w:cs="Arial"/>
                <w:sz w:val="20"/>
                <w:szCs w:val="20"/>
              </w:rPr>
              <w:t>View the billing cycle information.</w:t>
            </w:r>
          </w:p>
        </w:tc>
        <w:tc>
          <w:tcPr>
            <w:tcW w:w="2790" w:type="dxa"/>
          </w:tcPr>
          <w:p w:rsidR="00342BF3" w:rsidRPr="006B429C" w:rsidRDefault="00342BF3" w:rsidP="000C66FF">
            <w:pPr>
              <w:rPr>
                <w:rFonts w:cs="Arial"/>
                <w:sz w:val="20"/>
                <w:szCs w:val="20"/>
              </w:rPr>
            </w:pPr>
            <w:r w:rsidRPr="006B429C">
              <w:rPr>
                <w:rFonts w:cs="Arial"/>
                <w:sz w:val="20"/>
                <w:szCs w:val="20"/>
              </w:rPr>
              <w:t>The billing cycle Status is “Exception.”</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 xml:space="preserve">7) </w:t>
            </w:r>
            <w:r w:rsidR="000C66FF" w:rsidRPr="006B429C">
              <w:rPr>
                <w:rFonts w:cs="Arial"/>
                <w:sz w:val="20"/>
                <w:szCs w:val="20"/>
              </w:rPr>
              <w:t>Verify</w:t>
            </w:r>
            <w:r w:rsidRPr="006B429C">
              <w:rPr>
                <w:rFonts w:cs="Arial"/>
                <w:sz w:val="20"/>
                <w:szCs w:val="20"/>
              </w:rPr>
              <w:t xml:space="preserve"> the Note.</w:t>
            </w:r>
          </w:p>
        </w:tc>
        <w:tc>
          <w:tcPr>
            <w:tcW w:w="4230" w:type="dxa"/>
          </w:tcPr>
          <w:p w:rsidR="00342BF3" w:rsidRPr="006B429C" w:rsidRDefault="00342BF3" w:rsidP="000C66FF">
            <w:pPr>
              <w:rPr>
                <w:rFonts w:cs="Arial"/>
                <w:sz w:val="20"/>
                <w:szCs w:val="20"/>
              </w:rPr>
            </w:pPr>
            <w:r w:rsidRPr="006B429C">
              <w:rPr>
                <w:rFonts w:cs="Arial"/>
                <w:sz w:val="20"/>
                <w:szCs w:val="20"/>
              </w:rPr>
              <w:t>View the account information.</w:t>
            </w:r>
          </w:p>
        </w:tc>
        <w:tc>
          <w:tcPr>
            <w:tcW w:w="2790" w:type="dxa"/>
          </w:tcPr>
          <w:p w:rsidR="00342BF3" w:rsidRPr="006B429C" w:rsidRDefault="00342BF3" w:rsidP="000C66FF">
            <w:pPr>
              <w:rPr>
                <w:rFonts w:cs="Arial"/>
                <w:sz w:val="20"/>
                <w:szCs w:val="20"/>
              </w:rPr>
            </w:pPr>
            <w:r w:rsidRPr="006B429C">
              <w:rPr>
                <w:rFonts w:cs="Arial"/>
                <w:sz w:val="20"/>
                <w:szCs w:val="20"/>
              </w:rPr>
              <w:t xml:space="preserve">The display shows that a Cancellation Note is created indicating the old and new enrollment status and </w:t>
            </w:r>
            <w:r w:rsidR="000C66FF" w:rsidRPr="006B429C">
              <w:rPr>
                <w:rFonts w:cs="Arial"/>
                <w:sz w:val="20"/>
                <w:szCs w:val="20"/>
              </w:rPr>
              <w:t>status</w:t>
            </w:r>
            <w:r w:rsidRPr="006B429C">
              <w:rPr>
                <w:rFonts w:cs="Arial"/>
                <w:sz w:val="20"/>
                <w:szCs w:val="20"/>
              </w:rPr>
              <w:t xml:space="preserve"> reasons.</w:t>
            </w:r>
          </w:p>
        </w:tc>
      </w:tr>
      <w:tr w:rsidR="00342BF3" w:rsidRPr="00163363" w:rsidTr="000C66FF">
        <w:tc>
          <w:tcPr>
            <w:tcW w:w="2358" w:type="dxa"/>
          </w:tcPr>
          <w:p w:rsidR="00342BF3" w:rsidRPr="006B429C" w:rsidRDefault="00342BF3" w:rsidP="000C66FF">
            <w:pPr>
              <w:rPr>
                <w:rFonts w:cs="Arial"/>
                <w:sz w:val="20"/>
                <w:szCs w:val="20"/>
              </w:rPr>
            </w:pPr>
            <w:r w:rsidRPr="006B429C">
              <w:rPr>
                <w:rFonts w:cs="Arial"/>
                <w:sz w:val="20"/>
                <w:szCs w:val="20"/>
              </w:rPr>
              <w:t xml:space="preserve">8) Verify that Cancel </w:t>
            </w:r>
            <w:r w:rsidR="000C66FF" w:rsidRPr="006B429C">
              <w:rPr>
                <w:rFonts w:cs="Arial"/>
                <w:sz w:val="20"/>
                <w:szCs w:val="20"/>
              </w:rPr>
              <w:t>contract letter</w:t>
            </w:r>
            <w:r w:rsidRPr="006B429C">
              <w:rPr>
                <w:rFonts w:cs="Arial"/>
                <w:sz w:val="20"/>
                <w:szCs w:val="20"/>
              </w:rPr>
              <w:t xml:space="preserve"> processing has started.</w:t>
            </w:r>
          </w:p>
        </w:tc>
        <w:tc>
          <w:tcPr>
            <w:tcW w:w="4230" w:type="dxa"/>
          </w:tcPr>
          <w:p w:rsidR="00342BF3" w:rsidRPr="006B429C" w:rsidRDefault="00342BF3" w:rsidP="000C66FF">
            <w:pPr>
              <w:rPr>
                <w:rFonts w:cs="Arial"/>
                <w:sz w:val="20"/>
                <w:szCs w:val="20"/>
              </w:rPr>
            </w:pPr>
            <w:r w:rsidRPr="006B429C">
              <w:rPr>
                <w:rFonts w:cs="Arial"/>
                <w:sz w:val="20"/>
                <w:szCs w:val="20"/>
              </w:rPr>
              <w:t>View the account information.</w:t>
            </w:r>
          </w:p>
        </w:tc>
        <w:tc>
          <w:tcPr>
            <w:tcW w:w="2790" w:type="dxa"/>
          </w:tcPr>
          <w:p w:rsidR="00342BF3" w:rsidRPr="006B429C" w:rsidRDefault="00342BF3" w:rsidP="000C66FF">
            <w:pPr>
              <w:rPr>
                <w:rFonts w:cs="Arial"/>
                <w:sz w:val="20"/>
                <w:szCs w:val="20"/>
              </w:rPr>
            </w:pPr>
            <w:r w:rsidRPr="006B429C">
              <w:rPr>
                <w:rFonts w:cs="Arial"/>
                <w:sz w:val="20"/>
                <w:szCs w:val="20"/>
              </w:rPr>
              <w:t>The display shows that a Cancel Contract letter has been automatically generated.</w:t>
            </w:r>
          </w:p>
        </w:tc>
      </w:tr>
      <w:tr w:rsidR="00342BF3" w:rsidRPr="00163363" w:rsidTr="000C66FF">
        <w:tc>
          <w:tcPr>
            <w:tcW w:w="2358" w:type="dxa"/>
          </w:tcPr>
          <w:p w:rsidR="00342BF3" w:rsidRPr="006B429C" w:rsidRDefault="00342BF3" w:rsidP="000C66FF">
            <w:pPr>
              <w:rPr>
                <w:rFonts w:cs="Arial"/>
                <w:sz w:val="20"/>
                <w:szCs w:val="20"/>
              </w:rPr>
            </w:pPr>
            <w:r>
              <w:rPr>
                <w:rFonts w:cs="Arial"/>
                <w:sz w:val="20"/>
                <w:szCs w:val="20"/>
              </w:rPr>
              <w:t>9) Access the DB.</w:t>
            </w:r>
          </w:p>
        </w:tc>
        <w:tc>
          <w:tcPr>
            <w:tcW w:w="4230" w:type="dxa"/>
          </w:tcPr>
          <w:p w:rsidR="00342BF3" w:rsidRDefault="00342BF3" w:rsidP="000C66FF">
            <w:pPr>
              <w:rPr>
                <w:rFonts w:cs="Arial"/>
                <w:sz w:val="20"/>
                <w:szCs w:val="20"/>
              </w:rPr>
            </w:pPr>
            <w:r>
              <w:rPr>
                <w:rFonts w:cs="Arial"/>
                <w:sz w:val="20"/>
                <w:szCs w:val="20"/>
              </w:rPr>
              <w:t>Log on to &lt;database&gt;.</w:t>
            </w:r>
          </w:p>
        </w:tc>
        <w:tc>
          <w:tcPr>
            <w:tcW w:w="2790" w:type="dxa"/>
          </w:tcPr>
          <w:p w:rsidR="00342BF3" w:rsidRDefault="00342BF3" w:rsidP="000C66FF">
            <w:pPr>
              <w:rPr>
                <w:rFonts w:cs="Arial"/>
                <w:sz w:val="20"/>
                <w:szCs w:val="20"/>
              </w:rPr>
            </w:pPr>
            <w:r>
              <w:rPr>
                <w:rFonts w:cs="Arial"/>
                <w:sz w:val="20"/>
                <w:szCs w:val="20"/>
              </w:rPr>
              <w:t>User is logged on.</w:t>
            </w:r>
          </w:p>
        </w:tc>
      </w:tr>
      <w:tr w:rsidR="00342BF3" w:rsidRPr="00163363" w:rsidTr="000C66FF">
        <w:tc>
          <w:tcPr>
            <w:tcW w:w="2358" w:type="dxa"/>
          </w:tcPr>
          <w:p w:rsidR="00342BF3" w:rsidRPr="006B429C" w:rsidRDefault="00342BF3" w:rsidP="000C66FF">
            <w:pPr>
              <w:rPr>
                <w:rFonts w:cs="Arial"/>
                <w:sz w:val="20"/>
                <w:szCs w:val="20"/>
              </w:rPr>
            </w:pPr>
            <w:r>
              <w:rPr>
                <w:rFonts w:cs="Arial"/>
                <w:sz w:val="20"/>
                <w:szCs w:val="20"/>
              </w:rPr>
              <w:t>10</w:t>
            </w:r>
            <w:r w:rsidRPr="006B429C">
              <w:rPr>
                <w:rFonts w:cs="Arial"/>
                <w:sz w:val="20"/>
                <w:szCs w:val="20"/>
              </w:rPr>
              <w:t>) Verify that the Cancel Contract letter has been sent to the subscriber.</w:t>
            </w:r>
          </w:p>
        </w:tc>
        <w:tc>
          <w:tcPr>
            <w:tcW w:w="4230" w:type="dxa"/>
          </w:tcPr>
          <w:p w:rsidR="00342BF3" w:rsidRPr="006B429C" w:rsidRDefault="00342BF3" w:rsidP="000C66FF">
            <w:pPr>
              <w:rPr>
                <w:rFonts w:cs="Arial"/>
                <w:sz w:val="20"/>
                <w:szCs w:val="20"/>
              </w:rPr>
            </w:pPr>
            <w:r>
              <w:rPr>
                <w:rFonts w:cs="Arial"/>
                <w:sz w:val="20"/>
                <w:szCs w:val="20"/>
              </w:rPr>
              <w:t>Query the database:</w:t>
            </w:r>
          </w:p>
          <w:p w:rsidR="00342BF3" w:rsidRPr="006B429C" w:rsidRDefault="00342BF3" w:rsidP="00342BF3">
            <w:pPr>
              <w:pStyle w:val="ListParagraph"/>
              <w:numPr>
                <w:ilvl w:val="0"/>
                <w:numId w:val="34"/>
              </w:numPr>
              <w:rPr>
                <w:rFonts w:ascii="Arial" w:hAnsi="Arial" w:cs="Arial"/>
                <w:sz w:val="20"/>
                <w:szCs w:val="20"/>
              </w:rPr>
            </w:pPr>
            <w:r w:rsidRPr="006B429C">
              <w:rPr>
                <w:rFonts w:ascii="Arial" w:hAnsi="Arial" w:cs="Arial"/>
                <w:sz w:val="20"/>
                <w:szCs w:val="20"/>
              </w:rPr>
              <w:t>Run query using CampaignCorrespondence Select * from the database object dbo.CorrespondenceQueueCode.</w:t>
            </w:r>
          </w:p>
          <w:p w:rsidR="00342BF3" w:rsidRPr="006B429C" w:rsidRDefault="00342BF3" w:rsidP="00342BF3">
            <w:pPr>
              <w:pStyle w:val="ListParagraph"/>
              <w:numPr>
                <w:ilvl w:val="0"/>
                <w:numId w:val="34"/>
              </w:numPr>
              <w:rPr>
                <w:rFonts w:ascii="Arial" w:hAnsi="Arial" w:cs="Arial"/>
                <w:sz w:val="20"/>
                <w:szCs w:val="20"/>
              </w:rPr>
            </w:pPr>
            <w:r w:rsidRPr="006B429C">
              <w:rPr>
                <w:rFonts w:ascii="Arial" w:hAnsi="Arial" w:cs="Arial"/>
                <w:sz w:val="20"/>
                <w:szCs w:val="20"/>
              </w:rPr>
              <w:t xml:space="preserve">Select * from the correspondence Queue </w:t>
            </w:r>
            <w:r>
              <w:rPr>
                <w:rFonts w:ascii="Arial" w:hAnsi="Arial" w:cs="Arial"/>
                <w:sz w:val="20"/>
                <w:szCs w:val="20"/>
              </w:rPr>
              <w:t>with</w:t>
            </w:r>
            <w:r w:rsidRPr="006B429C">
              <w:rPr>
                <w:rFonts w:ascii="Arial" w:hAnsi="Arial" w:cs="Arial"/>
                <w:sz w:val="20"/>
                <w:szCs w:val="20"/>
              </w:rPr>
              <w:t xml:space="preserve"> ReferenceId = </w:t>
            </w:r>
            <w:r>
              <w:rPr>
                <w:rFonts w:ascii="Arial" w:hAnsi="Arial" w:cs="Arial"/>
                <w:sz w:val="20"/>
                <w:szCs w:val="20"/>
              </w:rPr>
              <w:t>&lt;contractId&gt;.</w:t>
            </w:r>
          </w:p>
        </w:tc>
        <w:tc>
          <w:tcPr>
            <w:tcW w:w="2790" w:type="dxa"/>
          </w:tcPr>
          <w:p w:rsidR="00342BF3" w:rsidRPr="006B429C" w:rsidRDefault="00342BF3" w:rsidP="000C66FF">
            <w:pPr>
              <w:rPr>
                <w:rFonts w:cs="Arial"/>
                <w:sz w:val="20"/>
                <w:szCs w:val="20"/>
              </w:rPr>
            </w:pPr>
            <w:r>
              <w:rPr>
                <w:rFonts w:cs="Arial"/>
                <w:sz w:val="20"/>
                <w:szCs w:val="20"/>
              </w:rPr>
              <w:t>The records show that the Cancel Contract letter was successfully sent with the name = &lt;contractId&gt;.</w:t>
            </w:r>
          </w:p>
        </w:tc>
      </w:tr>
    </w:tbl>
    <w:p w:rsidR="0074686F" w:rsidRPr="00D50C4F" w:rsidRDefault="0074686F" w:rsidP="00342BF3">
      <w:pPr>
        <w:spacing w:before="120"/>
        <w:rPr>
          <w:b/>
        </w:rPr>
      </w:pPr>
      <w:r w:rsidRPr="00D50C4F">
        <w:rPr>
          <w:b/>
        </w:rPr>
        <w:lastRenderedPageBreak/>
        <w:t>Also See</w:t>
      </w:r>
    </w:p>
    <w:p w:rsidR="00D50C4F" w:rsidRPr="008E03BC" w:rsidRDefault="0074686F" w:rsidP="008E03BC">
      <w:r>
        <w:t>“SubscriberBilling</w:t>
      </w:r>
      <w:r w:rsidR="00A27E1C">
        <w:t>RegressionTestscripts_Sample</w:t>
      </w:r>
      <w:r w:rsidR="00C02E7C">
        <w:t xml:space="preserve">” </w:t>
      </w:r>
      <w:r>
        <w:t xml:space="preserve">at </w:t>
      </w:r>
      <w:hyperlink r:id="rId36" w:history="1">
        <w:r w:rsidR="00501101" w:rsidRPr="00E20DE6">
          <w:rPr>
            <w:rStyle w:val="Hyperlink"/>
          </w:rPr>
          <w: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6DA69BD2-25DE-48A5-A0B8-039239D5C7F8}</w:t>
        </w:r>
      </w:hyperlink>
      <w:r w:rsidR="00501101">
        <w:t>.</w:t>
      </w:r>
    </w:p>
    <w:p w:rsidR="00486DD7" w:rsidRPr="001E5E82" w:rsidRDefault="00486DD7" w:rsidP="00486DD7">
      <w:pPr>
        <w:pStyle w:val="Heading2"/>
      </w:pPr>
      <w:bookmarkStart w:id="79" w:name="_Toc311726799"/>
      <w:bookmarkStart w:id="80" w:name="_Toc312400804"/>
      <w:bookmarkStart w:id="81" w:name="_Ref307305120"/>
      <w:r w:rsidRPr="001E5E82">
        <w:t xml:space="preserve">End to End </w:t>
      </w:r>
      <w:r>
        <w:t xml:space="preserve">and Integration </w:t>
      </w:r>
      <w:r w:rsidRPr="001E5E82">
        <w:t>Test</w:t>
      </w:r>
      <w:r>
        <w:t>s</w:t>
      </w:r>
      <w:bookmarkEnd w:id="79"/>
      <w:bookmarkEnd w:id="80"/>
    </w:p>
    <w:p w:rsidR="00486DD7" w:rsidRDefault="00486DD7" w:rsidP="00486DD7">
      <w:r>
        <w:t xml:space="preserve">Asurion uses similar test scripts for </w:t>
      </w:r>
      <w:r>
        <w:rPr>
          <w:rFonts w:cs="Arial"/>
          <w:szCs w:val="22"/>
        </w:rPr>
        <w:fldChar w:fldCharType="begin"/>
      </w:r>
      <w:r>
        <w:instrText xml:space="preserve"> XE "</w:instrText>
      </w:r>
      <w:r w:rsidR="00C44F45">
        <w:instrText>Test:</w:instrText>
      </w:r>
      <w:r>
        <w:rPr>
          <w:rFonts w:cs="Arial"/>
          <w:szCs w:val="22"/>
        </w:rPr>
        <w:instrText>End-to-End and Integration</w:instrText>
      </w:r>
      <w:r>
        <w:instrText xml:space="preserve">" </w:instrText>
      </w:r>
      <w:r>
        <w:rPr>
          <w:rFonts w:cs="Arial"/>
          <w:szCs w:val="22"/>
        </w:rPr>
        <w:fldChar w:fldCharType="end"/>
      </w:r>
      <w:r>
        <w:t>end-to-end and integration testing of Subscriber Billing System projects. For customers in the United States (for example, Walmart, these tests currently exercise two key Finance Services: ProcessNonRefPayments</w:t>
      </w:r>
      <w:r>
        <w:fldChar w:fldCharType="begin"/>
      </w:r>
      <w:r>
        <w:instrText xml:space="preserve"> XE "</w:instrText>
      </w:r>
      <w:r w:rsidRPr="004044AD">
        <w:instrText>ProcessNonRefPayments</w:instrText>
      </w:r>
      <w:r>
        <w:instrText xml:space="preserve">" </w:instrText>
      </w:r>
      <w:r>
        <w:fldChar w:fldCharType="end"/>
      </w:r>
      <w:r>
        <w:t xml:space="preserve"> and ProcessRefPayments</w:t>
      </w:r>
      <w:r w:rsidR="00C44F45">
        <w:fldChar w:fldCharType="begin"/>
      </w:r>
      <w:r w:rsidR="00C44F45">
        <w:instrText xml:space="preserve"> XE "</w:instrText>
      </w:r>
      <w:r w:rsidR="00C44F45" w:rsidRPr="00196AEB">
        <w:instrText>ProcessRefPayments</w:instrText>
      </w:r>
      <w:r w:rsidR="00C44F45">
        <w:instrText xml:space="preserve">" </w:instrText>
      </w:r>
      <w:r w:rsidR="00C44F45">
        <w:fldChar w:fldCharType="end"/>
      </w:r>
      <w:r>
        <w:t>.  For European customers (for example, Bouygues), the entire set of Finance Services are tested end-to-end. The following table summarizes a sample test for the ProcessNonRefPayments finance service in a global context.</w:t>
      </w:r>
    </w:p>
    <w:p w:rsidR="00486DD7" w:rsidRDefault="00486DD7" w:rsidP="00486DD7">
      <w:pPr>
        <w:pStyle w:val="Heading3"/>
      </w:pPr>
      <w:bookmarkStart w:id="82" w:name="_Toc311726800"/>
      <w:bookmarkStart w:id="83" w:name="_Toc312400805"/>
      <w:r>
        <w:t>Test:  ProcessNonRefPayment Service</w:t>
      </w:r>
      <w:bookmarkEnd w:id="82"/>
      <w:bookmarkEnd w:id="83"/>
    </w:p>
    <w:p w:rsidR="00486DD7" w:rsidRDefault="00486DD7" w:rsidP="00486DD7">
      <w:pPr>
        <w:spacing w:after="120"/>
        <w:rPr>
          <w:rFonts w:cs="Arial"/>
          <w:szCs w:val="22"/>
        </w:rPr>
      </w:pPr>
      <w:r w:rsidRPr="00303AF9">
        <w:rPr>
          <w:rFonts w:cs="Arial"/>
          <w:szCs w:val="22"/>
        </w:rPr>
        <w:t xml:space="preserve">The following list </w:t>
      </w:r>
      <w:r w:rsidR="000C66FF">
        <w:rPr>
          <w:rFonts w:cs="Arial"/>
          <w:szCs w:val="22"/>
        </w:rPr>
        <w:t>of</w:t>
      </w:r>
      <w:r>
        <w:rPr>
          <w:rFonts w:cs="Arial"/>
          <w:szCs w:val="22"/>
        </w:rPr>
        <w:t xml:space="preserve"> </w:t>
      </w:r>
      <w:r>
        <w:rPr>
          <w:rFonts w:cs="Arial"/>
          <w:szCs w:val="22"/>
        </w:rPr>
        <w:fldChar w:fldCharType="begin"/>
      </w:r>
      <w:r>
        <w:instrText xml:space="preserve"> XE "</w:instrText>
      </w:r>
      <w:r>
        <w:rPr>
          <w:rFonts w:cs="Arial"/>
          <w:szCs w:val="22"/>
        </w:rPr>
        <w:instrText>ProcessNonRefPayment</w:instrText>
      </w:r>
      <w:r>
        <w:rPr>
          <w:rFonts w:cs="Arial"/>
        </w:rPr>
        <w:instrText xml:space="preserve"> T</w:instrText>
      </w:r>
      <w:r w:rsidRPr="001A6DBB">
        <w:instrText>est</w:instrText>
      </w:r>
      <w:r>
        <w:instrText xml:space="preserve">" </w:instrText>
      </w:r>
      <w:r>
        <w:rPr>
          <w:rFonts w:cs="Arial"/>
          <w:szCs w:val="22"/>
        </w:rPr>
        <w:fldChar w:fldCharType="end"/>
      </w:r>
      <w:r w:rsidR="00987207">
        <w:rPr>
          <w:rFonts w:cs="Arial"/>
          <w:szCs w:val="22"/>
        </w:rPr>
        <w:t>tests</w:t>
      </w:r>
      <w:r>
        <w:rPr>
          <w:rFonts w:cs="Arial"/>
          <w:szCs w:val="22"/>
        </w:rPr>
        <w:t xml:space="preserve"> together can compris</w:t>
      </w:r>
      <w:r w:rsidR="00987207">
        <w:rPr>
          <w:rFonts w:cs="Arial"/>
          <w:szCs w:val="22"/>
        </w:rPr>
        <w:t>e a total end-to-end service test</w:t>
      </w:r>
      <w:r>
        <w:rPr>
          <w:rFonts w:cs="Arial"/>
          <w:szCs w:val="22"/>
        </w:rPr>
        <w:t>.</w:t>
      </w:r>
      <w:r w:rsidR="00987207">
        <w:rPr>
          <w:rFonts w:cs="Arial"/>
          <w:szCs w:val="22"/>
        </w:rPr>
        <w:t xml:space="preserve"> Test to:</w:t>
      </w:r>
    </w:p>
    <w:p w:rsidR="00486DD7" w:rsidRPr="002D6EFE" w:rsidRDefault="000C66FF" w:rsidP="00486DD7">
      <w:pPr>
        <w:pStyle w:val="ListParagraph"/>
        <w:numPr>
          <w:ilvl w:val="0"/>
          <w:numId w:val="35"/>
        </w:numPr>
        <w:rPr>
          <w:rFonts w:ascii="Arial" w:hAnsi="Arial" w:cs="Arial"/>
          <w:sz w:val="22"/>
          <w:szCs w:val="22"/>
        </w:rPr>
      </w:pPr>
      <w:r w:rsidRPr="002D6EFE">
        <w:rPr>
          <w:rFonts w:ascii="Arial" w:hAnsi="Arial" w:cs="Arial"/>
          <w:sz w:val="22"/>
          <w:szCs w:val="22"/>
        </w:rPr>
        <w:t>Credit</w:t>
      </w:r>
      <w:r w:rsidR="00486DD7" w:rsidRPr="002D6EFE">
        <w:rPr>
          <w:rFonts w:ascii="Arial" w:hAnsi="Arial" w:cs="Arial"/>
          <w:sz w:val="22"/>
          <w:szCs w:val="22"/>
        </w:rPr>
        <w:t xml:space="preserve"> card payment is valid for account “A</w:t>
      </w:r>
      <w:r w:rsidRPr="002D6EFE">
        <w:rPr>
          <w:rFonts w:ascii="Arial" w:hAnsi="Arial" w:cs="Arial"/>
          <w:sz w:val="22"/>
          <w:szCs w:val="22"/>
        </w:rPr>
        <w:t>” with</w:t>
      </w:r>
      <w:r w:rsidR="00486DD7" w:rsidRPr="002D6EFE">
        <w:rPr>
          <w:rFonts w:ascii="Arial" w:hAnsi="Arial" w:cs="Arial"/>
          <w:sz w:val="22"/>
          <w:szCs w:val="22"/>
        </w:rPr>
        <w:t xml:space="preserve"> context C1 (specified c</w:t>
      </w:r>
      <w:r>
        <w:rPr>
          <w:rFonts w:ascii="Arial" w:hAnsi="Arial" w:cs="Arial"/>
          <w:sz w:val="22"/>
          <w:szCs w:val="22"/>
        </w:rPr>
        <w:t>ustomer, line-of-business, etc.</w:t>
      </w:r>
    </w:p>
    <w:p w:rsidR="00486DD7" w:rsidRPr="002D6EFE" w:rsidRDefault="000C66FF" w:rsidP="00486DD7">
      <w:pPr>
        <w:pStyle w:val="ListParagraph"/>
        <w:numPr>
          <w:ilvl w:val="0"/>
          <w:numId w:val="35"/>
        </w:numPr>
        <w:rPr>
          <w:rFonts w:ascii="Arial" w:hAnsi="Arial" w:cs="Arial"/>
          <w:sz w:val="22"/>
          <w:szCs w:val="22"/>
        </w:rPr>
      </w:pPr>
      <w:r>
        <w:rPr>
          <w:rFonts w:ascii="Arial" w:hAnsi="Arial" w:cs="Arial"/>
          <w:sz w:val="22"/>
          <w:szCs w:val="22"/>
        </w:rPr>
        <w:t>C</w:t>
      </w:r>
      <w:r w:rsidR="00486DD7" w:rsidRPr="002D6EFE">
        <w:rPr>
          <w:rFonts w:ascii="Arial" w:hAnsi="Arial" w:cs="Arial"/>
          <w:sz w:val="22"/>
          <w:szCs w:val="22"/>
        </w:rPr>
        <w:t>redit card payment is valid for account “B” with context C2.</w:t>
      </w:r>
    </w:p>
    <w:p w:rsidR="00486DD7" w:rsidRPr="002D6EFE" w:rsidRDefault="000C66FF" w:rsidP="00486DD7">
      <w:pPr>
        <w:pStyle w:val="ListParagraph"/>
        <w:numPr>
          <w:ilvl w:val="0"/>
          <w:numId w:val="35"/>
        </w:numPr>
        <w:rPr>
          <w:rFonts w:ascii="Arial" w:hAnsi="Arial" w:cs="Arial"/>
          <w:sz w:val="22"/>
          <w:szCs w:val="22"/>
        </w:rPr>
      </w:pPr>
      <w:r>
        <w:rPr>
          <w:rFonts w:ascii="Arial" w:hAnsi="Arial" w:cs="Arial"/>
          <w:sz w:val="22"/>
          <w:szCs w:val="22"/>
        </w:rPr>
        <w:t>C</w:t>
      </w:r>
      <w:r w:rsidR="00486DD7" w:rsidRPr="002D6EFE">
        <w:rPr>
          <w:rFonts w:ascii="Arial" w:hAnsi="Arial" w:cs="Arial"/>
          <w:sz w:val="22"/>
          <w:szCs w:val="22"/>
        </w:rPr>
        <w:t>redit card payment is declined for account “A” with context C1.</w:t>
      </w:r>
    </w:p>
    <w:p w:rsidR="00486DD7" w:rsidRPr="002D6EFE" w:rsidRDefault="00486DD7" w:rsidP="00486DD7">
      <w:pPr>
        <w:pStyle w:val="ListParagraph"/>
        <w:numPr>
          <w:ilvl w:val="0"/>
          <w:numId w:val="35"/>
        </w:numPr>
        <w:rPr>
          <w:rFonts w:ascii="Arial" w:hAnsi="Arial" w:cs="Arial"/>
          <w:sz w:val="22"/>
          <w:szCs w:val="22"/>
        </w:rPr>
      </w:pPr>
      <w:r w:rsidRPr="002D6EFE">
        <w:rPr>
          <w:rFonts w:ascii="Arial" w:hAnsi="Arial" w:cs="Arial"/>
          <w:sz w:val="22"/>
          <w:szCs w:val="22"/>
        </w:rPr>
        <w:t>ECheck payment is invalid for account “A” with context C1.</w:t>
      </w:r>
    </w:p>
    <w:p w:rsidR="00486DD7" w:rsidRPr="002D6EFE" w:rsidRDefault="000C66FF" w:rsidP="00486DD7">
      <w:pPr>
        <w:pStyle w:val="ListParagraph"/>
        <w:numPr>
          <w:ilvl w:val="0"/>
          <w:numId w:val="35"/>
        </w:numPr>
        <w:rPr>
          <w:rFonts w:ascii="Arial" w:hAnsi="Arial" w:cs="Arial"/>
          <w:sz w:val="22"/>
          <w:szCs w:val="22"/>
        </w:rPr>
      </w:pPr>
      <w:r>
        <w:rPr>
          <w:rFonts w:ascii="Arial" w:hAnsi="Arial" w:cs="Arial"/>
          <w:sz w:val="22"/>
          <w:szCs w:val="22"/>
        </w:rPr>
        <w:t>C</w:t>
      </w:r>
      <w:r w:rsidR="00486DD7" w:rsidRPr="002D6EFE">
        <w:rPr>
          <w:rFonts w:ascii="Arial" w:hAnsi="Arial" w:cs="Arial"/>
          <w:sz w:val="22"/>
          <w:szCs w:val="22"/>
        </w:rPr>
        <w:t>redit card payment is valid for account “A” with context C1.</w:t>
      </w:r>
    </w:p>
    <w:p w:rsidR="00486DD7" w:rsidRPr="002D6EFE" w:rsidRDefault="000C66FF" w:rsidP="00486DD7">
      <w:pPr>
        <w:pStyle w:val="ListParagraph"/>
        <w:numPr>
          <w:ilvl w:val="0"/>
          <w:numId w:val="35"/>
        </w:numPr>
        <w:rPr>
          <w:rFonts w:ascii="Arial" w:hAnsi="Arial" w:cs="Arial"/>
          <w:sz w:val="22"/>
          <w:szCs w:val="22"/>
        </w:rPr>
      </w:pPr>
      <w:r>
        <w:rPr>
          <w:rFonts w:ascii="Arial" w:hAnsi="Arial" w:cs="Arial"/>
          <w:sz w:val="22"/>
          <w:szCs w:val="22"/>
        </w:rPr>
        <w:t>C</w:t>
      </w:r>
      <w:r w:rsidR="00486DD7" w:rsidRPr="002D6EFE">
        <w:rPr>
          <w:rFonts w:ascii="Arial" w:hAnsi="Arial" w:cs="Arial"/>
          <w:sz w:val="22"/>
          <w:szCs w:val="22"/>
        </w:rPr>
        <w:t>redit card payment is valid for account “A” with context C3.</w:t>
      </w:r>
    </w:p>
    <w:p w:rsidR="00486DD7" w:rsidRPr="002D6EFE" w:rsidRDefault="000C66FF" w:rsidP="00486DD7">
      <w:pPr>
        <w:pStyle w:val="ListParagraph"/>
        <w:numPr>
          <w:ilvl w:val="0"/>
          <w:numId w:val="35"/>
        </w:numPr>
        <w:rPr>
          <w:rFonts w:ascii="Arial" w:hAnsi="Arial" w:cs="Arial"/>
          <w:sz w:val="22"/>
          <w:szCs w:val="22"/>
        </w:rPr>
      </w:pPr>
      <w:r>
        <w:rPr>
          <w:rFonts w:ascii="Arial" w:hAnsi="Arial" w:cs="Arial"/>
          <w:sz w:val="22"/>
          <w:szCs w:val="22"/>
        </w:rPr>
        <w:t>C</w:t>
      </w:r>
      <w:r w:rsidR="00486DD7" w:rsidRPr="002D6EFE">
        <w:rPr>
          <w:rFonts w:ascii="Arial" w:hAnsi="Arial" w:cs="Arial"/>
          <w:sz w:val="22"/>
          <w:szCs w:val="22"/>
        </w:rPr>
        <w:t>redit card payment is declined for account “A” with context C3.</w:t>
      </w:r>
    </w:p>
    <w:p w:rsidR="00486DD7" w:rsidRPr="002D6EFE" w:rsidRDefault="00486DD7" w:rsidP="00486DD7">
      <w:pPr>
        <w:pStyle w:val="ListParagraph"/>
        <w:numPr>
          <w:ilvl w:val="0"/>
          <w:numId w:val="35"/>
        </w:numPr>
        <w:rPr>
          <w:rFonts w:ascii="Arial" w:hAnsi="Arial" w:cs="Arial"/>
          <w:sz w:val="22"/>
          <w:szCs w:val="22"/>
        </w:rPr>
      </w:pPr>
      <w:r w:rsidRPr="002D6EFE">
        <w:rPr>
          <w:rFonts w:ascii="Arial" w:hAnsi="Arial" w:cs="Arial"/>
          <w:sz w:val="22"/>
          <w:szCs w:val="22"/>
        </w:rPr>
        <w:t>ECheck payment is invalid for account “A” with context C3.</w:t>
      </w:r>
    </w:p>
    <w:p w:rsidR="00486DD7" w:rsidRPr="002D6EFE" w:rsidRDefault="000C66FF" w:rsidP="00486DD7">
      <w:pPr>
        <w:pStyle w:val="ListParagraph"/>
        <w:numPr>
          <w:ilvl w:val="0"/>
          <w:numId w:val="35"/>
        </w:numPr>
        <w:rPr>
          <w:rFonts w:ascii="Arial" w:hAnsi="Arial" w:cs="Arial"/>
          <w:sz w:val="22"/>
          <w:szCs w:val="22"/>
        </w:rPr>
      </w:pPr>
      <w:r>
        <w:rPr>
          <w:rFonts w:ascii="Arial" w:hAnsi="Arial" w:cs="Arial"/>
          <w:sz w:val="22"/>
          <w:szCs w:val="22"/>
        </w:rPr>
        <w:t>C</w:t>
      </w:r>
      <w:r w:rsidR="00486DD7" w:rsidRPr="002D6EFE">
        <w:rPr>
          <w:rFonts w:ascii="Arial" w:hAnsi="Arial" w:cs="Arial"/>
          <w:sz w:val="22"/>
          <w:szCs w:val="22"/>
        </w:rPr>
        <w:t xml:space="preserve">redit card payment is valid for </w:t>
      </w:r>
      <w:r w:rsidRPr="002D6EFE">
        <w:rPr>
          <w:rFonts w:ascii="Arial" w:hAnsi="Arial" w:cs="Arial"/>
          <w:sz w:val="22"/>
          <w:szCs w:val="22"/>
        </w:rPr>
        <w:t>account</w:t>
      </w:r>
      <w:r w:rsidR="00486DD7" w:rsidRPr="002D6EFE">
        <w:rPr>
          <w:rFonts w:ascii="Arial" w:hAnsi="Arial" w:cs="Arial"/>
          <w:sz w:val="22"/>
          <w:szCs w:val="22"/>
        </w:rPr>
        <w:t xml:space="preserve"> “A” with context C3.</w:t>
      </w:r>
    </w:p>
    <w:p w:rsidR="00486DD7" w:rsidRPr="002D6EFE" w:rsidRDefault="00486DD7" w:rsidP="00486DD7">
      <w:pPr>
        <w:pStyle w:val="ListParagraph"/>
        <w:numPr>
          <w:ilvl w:val="0"/>
          <w:numId w:val="35"/>
        </w:numPr>
        <w:rPr>
          <w:rFonts w:ascii="Arial" w:hAnsi="Arial" w:cs="Arial"/>
          <w:sz w:val="22"/>
          <w:szCs w:val="22"/>
        </w:rPr>
      </w:pPr>
      <w:r w:rsidRPr="002D6EFE">
        <w:rPr>
          <w:rFonts w:ascii="Arial" w:hAnsi="Arial" w:cs="Arial"/>
          <w:sz w:val="22"/>
          <w:szCs w:val="22"/>
        </w:rPr>
        <w:t xml:space="preserve"> Secure3d payment is validly enrolled for account “C” with context C4.</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Pr="002D6EFE">
        <w:rPr>
          <w:rFonts w:ascii="Arial" w:hAnsi="Arial" w:cs="Arial"/>
          <w:sz w:val="22"/>
          <w:szCs w:val="22"/>
        </w:rPr>
        <w:t>Secure3d payment is not validly enrolled for account “C” with context C5.</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000C66FF">
        <w:rPr>
          <w:rFonts w:ascii="Arial" w:hAnsi="Arial" w:cs="Arial"/>
          <w:sz w:val="22"/>
          <w:szCs w:val="22"/>
        </w:rPr>
        <w:t>C</w:t>
      </w:r>
      <w:r w:rsidRPr="002D6EFE">
        <w:rPr>
          <w:rFonts w:ascii="Arial" w:hAnsi="Arial" w:cs="Arial"/>
          <w:sz w:val="22"/>
          <w:szCs w:val="22"/>
        </w:rPr>
        <w:t>redit card payment is valid for account “D” with context C5.</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000C66FF">
        <w:rPr>
          <w:rFonts w:ascii="Arial" w:hAnsi="Arial" w:cs="Arial"/>
          <w:sz w:val="22"/>
          <w:szCs w:val="22"/>
        </w:rPr>
        <w:t>C</w:t>
      </w:r>
      <w:r w:rsidRPr="002D6EFE">
        <w:rPr>
          <w:rFonts w:ascii="Arial" w:hAnsi="Arial" w:cs="Arial"/>
          <w:sz w:val="22"/>
          <w:szCs w:val="22"/>
        </w:rPr>
        <w:t>redit card is declined for account “D” with context C5.</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Pr="002D6EFE">
        <w:rPr>
          <w:rFonts w:ascii="Arial" w:hAnsi="Arial" w:cs="Arial"/>
          <w:sz w:val="22"/>
          <w:szCs w:val="22"/>
        </w:rPr>
        <w:t>ECheck payment is invalid for account “D” with context C5.</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Pr="002D6EFE">
        <w:rPr>
          <w:rFonts w:ascii="Arial" w:hAnsi="Arial" w:cs="Arial"/>
          <w:sz w:val="22"/>
          <w:szCs w:val="22"/>
        </w:rPr>
        <w:t>BTA payment is valid for account “D” with context C6.</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Pr="002D6EFE">
        <w:rPr>
          <w:rFonts w:ascii="Arial" w:hAnsi="Arial" w:cs="Arial"/>
          <w:sz w:val="22"/>
          <w:szCs w:val="22"/>
        </w:rPr>
        <w:t>ExtendedEcheck payment is valid at the bank for account “F” with context C7.</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Pr="002D6EFE">
        <w:rPr>
          <w:rFonts w:ascii="Arial" w:hAnsi="Arial" w:cs="Arial"/>
          <w:sz w:val="22"/>
          <w:szCs w:val="22"/>
        </w:rPr>
        <w:t>ExtendedEcheck payment is valid at the bank for account “F” with context C7.</w:t>
      </w:r>
    </w:p>
    <w:p w:rsidR="00486DD7" w:rsidRPr="002D6EFE" w:rsidRDefault="00486DD7" w:rsidP="00486DD7">
      <w:pPr>
        <w:pStyle w:val="ListParagraph"/>
        <w:numPr>
          <w:ilvl w:val="0"/>
          <w:numId w:val="35"/>
        </w:numPr>
        <w:rPr>
          <w:rFonts w:ascii="Arial" w:hAnsi="Arial" w:cs="Arial"/>
          <w:sz w:val="22"/>
          <w:szCs w:val="22"/>
        </w:rPr>
      </w:pPr>
      <w:r>
        <w:rPr>
          <w:rFonts w:ascii="Arial" w:hAnsi="Arial" w:cs="Arial"/>
          <w:sz w:val="22"/>
          <w:szCs w:val="22"/>
        </w:rPr>
        <w:t xml:space="preserve"> </w:t>
      </w:r>
      <w:r w:rsidRPr="002D6EFE">
        <w:rPr>
          <w:rFonts w:ascii="Arial" w:hAnsi="Arial" w:cs="Arial"/>
          <w:sz w:val="22"/>
          <w:szCs w:val="22"/>
        </w:rPr>
        <w:t>ExtendedECheck payment has the correct digits for a valid bank for account “F” with context C7.</w:t>
      </w:r>
    </w:p>
    <w:p w:rsidR="00486DD7" w:rsidRPr="00823D48" w:rsidRDefault="00486DD7" w:rsidP="00486DD7">
      <w:pPr>
        <w:spacing w:before="120"/>
        <w:rPr>
          <w:b/>
        </w:rPr>
      </w:pPr>
      <w:bookmarkStart w:id="84" w:name="_Ref307305109"/>
      <w:r w:rsidRPr="00823D48">
        <w:rPr>
          <w:b/>
        </w:rPr>
        <w:t>Also See</w:t>
      </w:r>
    </w:p>
    <w:p w:rsidR="0097513E" w:rsidRPr="00987207" w:rsidRDefault="00486DD7">
      <w:r>
        <w:t xml:space="preserve">Sample test code “ProcessNonRefPaymentGlobal_Sample.cs” at </w:t>
      </w:r>
      <w:hyperlink r:id="rId37" w:history="1">
        <w:r w:rsidRPr="00576B02">
          <w:rPr>
            <w:rStyle w:val="Hyperlink"/>
          </w:rPr>
          <w: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6DA69BD2-25DE-48A5-A0B8-039239D5C7F8}</w:t>
        </w:r>
      </w:hyperlink>
      <w:r>
        <w:t>.</w:t>
      </w:r>
      <w:bookmarkEnd w:id="84"/>
      <w:r w:rsidR="0097513E">
        <w:br w:type="page"/>
      </w:r>
    </w:p>
    <w:p w:rsidR="00531007" w:rsidRPr="00DD305B" w:rsidRDefault="00651410" w:rsidP="00486DD7">
      <w:pPr>
        <w:pStyle w:val="Heading1"/>
        <w:jc w:val="center"/>
      </w:pPr>
      <w:bookmarkStart w:id="85" w:name="_Ref307322704"/>
      <w:bookmarkStart w:id="86" w:name="_Toc312400806"/>
      <w:r w:rsidRPr="009318FB">
        <w:lastRenderedPageBreak/>
        <w:t>Appendix</w:t>
      </w:r>
      <w:bookmarkEnd w:id="81"/>
      <w:bookmarkEnd w:id="85"/>
      <w:bookmarkEnd w:id="86"/>
    </w:p>
    <w:p w:rsidR="00CB745B" w:rsidRDefault="00CB745B" w:rsidP="00CB745B">
      <w:pPr>
        <w:pStyle w:val="Heading2"/>
      </w:pPr>
      <w:bookmarkStart w:id="87" w:name="_Toc312400807"/>
      <w:r>
        <w:t>A.</w:t>
      </w:r>
      <w:r w:rsidR="008E5E83">
        <w:t>1</w:t>
      </w:r>
      <w:r>
        <w:t xml:space="preserve"> </w:t>
      </w:r>
      <w:r w:rsidR="00977116">
        <w:t>Asurion Subscriber Billing System E</w:t>
      </w:r>
      <w:r>
        <w:t>rror Messag</w:t>
      </w:r>
      <w:r w:rsidR="00977116">
        <w:t>es</w:t>
      </w:r>
      <w:bookmarkEnd w:id="87"/>
    </w:p>
    <w:p w:rsidR="00977116" w:rsidRDefault="00977116" w:rsidP="00977116">
      <w:bookmarkStart w:id="88" w:name="_Toc312071320"/>
      <w:r>
        <w:t>The .NET</w:t>
      </w:r>
      <w:r w:rsidR="00C44F45">
        <w:fldChar w:fldCharType="begin"/>
      </w:r>
      <w:r w:rsidR="00C44F45">
        <w:instrText xml:space="preserve"> XE "</w:instrText>
      </w:r>
      <w:r w:rsidR="00C44F45" w:rsidRPr="00CE5698">
        <w:instrText>NET</w:instrText>
      </w:r>
      <w:r w:rsidR="00C44F45">
        <w:instrText xml:space="preserve">" </w:instrText>
      </w:r>
      <w:r w:rsidR="00C44F45">
        <w:fldChar w:fldCharType="end"/>
      </w:r>
      <w:r>
        <w:t xml:space="preserve"> and CRM</w:t>
      </w:r>
      <w:r w:rsidR="00C44F45">
        <w:fldChar w:fldCharType="begin"/>
      </w:r>
      <w:r w:rsidR="00C44F45">
        <w:instrText xml:space="preserve"> XE "</w:instrText>
      </w:r>
      <w:r w:rsidR="00C44F45" w:rsidRPr="008608AA">
        <w:instrText>CRM</w:instrText>
      </w:r>
      <w:r w:rsidR="00C44F45">
        <w:instrText xml:space="preserve">" </w:instrText>
      </w:r>
      <w:r w:rsidR="00C44F45">
        <w:fldChar w:fldCharType="end"/>
      </w:r>
      <w:r>
        <w:t xml:space="preserve"> components of the system provide error messages to identify problems arising from functional and user input activities.  The key .NET and CRM error messages are described in the following tables.</w:t>
      </w:r>
    </w:p>
    <w:p w:rsidR="00AE3066" w:rsidRDefault="00AE3066" w:rsidP="00AE3066">
      <w:pPr>
        <w:pStyle w:val="Heading3"/>
      </w:pPr>
      <w:bookmarkStart w:id="89" w:name="_Toc312400808"/>
      <w:r>
        <w:t>A1.1 .NET Error Messages and Meanings</w:t>
      </w:r>
      <w:bookmarkEnd w:id="88"/>
      <w:bookmarkEnd w:id="89"/>
    </w:p>
    <w:p w:rsidR="00AE3066" w:rsidRDefault="00AE3066" w:rsidP="00AE3066">
      <w:pPr>
        <w:spacing w:after="120"/>
      </w:pPr>
      <w:r>
        <w:t>The following errors may occur during .NET</w:t>
      </w:r>
      <w:r>
        <w:fldChar w:fldCharType="begin"/>
      </w:r>
      <w:r>
        <w:instrText xml:space="preserve"> XE "</w:instrText>
      </w:r>
      <w:r w:rsidR="00C44F45">
        <w:instrText>Error Messages:</w:instrText>
      </w:r>
      <w:r w:rsidRPr="008A79D3">
        <w:instrText>NET</w:instrText>
      </w:r>
      <w:r>
        <w:instrText xml:space="preserve">" </w:instrText>
      </w:r>
      <w:r>
        <w:fldChar w:fldCharType="end"/>
      </w:r>
      <w:r>
        <w:t xml:space="preserve"> service operations. </w:t>
      </w:r>
    </w:p>
    <w:tbl>
      <w:tblPr>
        <w:tblW w:w="9378"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40"/>
        <w:gridCol w:w="5220"/>
        <w:gridCol w:w="18"/>
      </w:tblGrid>
      <w:tr w:rsidR="00AE3066" w:rsidRPr="00A66844" w:rsidTr="00AE3066">
        <w:trPr>
          <w:gridAfter w:val="1"/>
          <w:wAfter w:w="18" w:type="dxa"/>
          <w:tblHeader/>
        </w:trPr>
        <w:tc>
          <w:tcPr>
            <w:tcW w:w="4140" w:type="dxa"/>
            <w:shd w:val="clear" w:color="auto" w:fill="FFC000"/>
          </w:tcPr>
          <w:p w:rsidR="00AE3066" w:rsidRPr="00796D9A" w:rsidRDefault="00AE3066" w:rsidP="00AE3066">
            <w:pPr>
              <w:spacing w:before="60" w:after="60"/>
              <w:jc w:val="center"/>
              <w:rPr>
                <w:b/>
                <w:sz w:val="20"/>
                <w:szCs w:val="20"/>
              </w:rPr>
            </w:pPr>
            <w:r>
              <w:rPr>
                <w:b/>
                <w:sz w:val="20"/>
                <w:szCs w:val="20"/>
              </w:rPr>
              <w:t>Error Code/Enum Name</w:t>
            </w:r>
          </w:p>
        </w:tc>
        <w:tc>
          <w:tcPr>
            <w:tcW w:w="5220" w:type="dxa"/>
            <w:shd w:val="clear" w:color="auto" w:fill="FFC000"/>
          </w:tcPr>
          <w:p w:rsidR="00AE3066" w:rsidRPr="00796D9A" w:rsidRDefault="00AE3066" w:rsidP="00AE3066">
            <w:pPr>
              <w:spacing w:before="60" w:after="60"/>
              <w:jc w:val="center"/>
              <w:rPr>
                <w:b/>
                <w:sz w:val="20"/>
                <w:szCs w:val="20"/>
              </w:rPr>
            </w:pPr>
            <w:r>
              <w:rPr>
                <w:b/>
                <w:sz w:val="20"/>
                <w:szCs w:val="20"/>
              </w:rPr>
              <w:t>Error Text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INVALID_FEE_TYPE = 115</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Invalid fee type is passed for dopayout</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INVALID_PAYMENT_METHOD = 100</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Invalid payment method.</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INVALID_TRANSACTION_TYPE = 101</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Invalid transaction type</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IPP_SQL_PROVIDER_SEARCH_ERROR = 102</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tcPr>
          <w:p w:rsidR="00AE3066" w:rsidRPr="002F640C" w:rsidRDefault="00AE3066" w:rsidP="00AE3066">
            <w:pPr>
              <w:rPr>
                <w:rFonts w:eastAsiaTheme="minorHAnsi" w:cs="Arial"/>
                <w:sz w:val="20"/>
                <w:szCs w:val="20"/>
              </w:rPr>
            </w:pP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SUBMIT_PAYMENT_TO_PAYPAL = 103</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Payment submitted to PayPal::</w:t>
            </w:r>
            <w:r w:rsidRPr="009B10C1">
              <w:rPr>
                <w:rFonts w:cs="Arial"/>
                <w:bCs/>
                <w:sz w:val="20"/>
                <w:szCs w:val="20"/>
              </w:rPr>
              <w:t>&lt;SaleTransaction&gt;</w:t>
            </w:r>
            <w:r w:rsidRPr="009B10C1">
              <w:rPr>
                <w:rFonts w:cs="Arial"/>
                <w:sz w:val="20"/>
                <w:szCs w:val="20"/>
              </w:rPr>
              <w:t xml:space="preserve"> </w:t>
            </w:r>
            <w:r w:rsidRPr="002F640C">
              <w:rPr>
                <w:rFonts w:cs="Arial"/>
                <w:sz w:val="20"/>
                <w:szCs w:val="20"/>
              </w:rPr>
              <w:t>Processed</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RESULT_CODE_LOAD_ERROR = 105</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 xml:space="preserve">Error </w:t>
            </w:r>
            <w:r w:rsidR="000C66FF" w:rsidRPr="002F640C">
              <w:rPr>
                <w:rFonts w:cs="Arial"/>
                <w:sz w:val="20"/>
                <w:szCs w:val="20"/>
              </w:rPr>
              <w:t>retrieving</w:t>
            </w:r>
            <w:r w:rsidRPr="002F640C">
              <w:rPr>
                <w:rFonts w:cs="Arial"/>
                <w:sz w:val="20"/>
                <w:szCs w:val="20"/>
              </w:rPr>
              <w:t xml:space="preserve"> 'ResultCodes' node from </w:t>
            </w:r>
            <w:r>
              <w:rPr>
                <w:rFonts w:cs="Arial"/>
                <w:sz w:val="20"/>
                <w:szCs w:val="20"/>
              </w:rPr>
              <w:t xml:space="preserve">file’ </w:t>
            </w:r>
            <w:r w:rsidRPr="002F640C">
              <w:rPr>
                <w:rFonts w:cs="Arial"/>
                <w:sz w:val="20"/>
                <w:szCs w:val="20"/>
              </w:rPr>
              <w:t>+ resultCodeFileName</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APPLICATIONMAP_NOT_FOUND = 107</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Application map is not available from AsurionFinance</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NO_TRANSACTIONS_RETURNED = 110</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No transactions were returned for TransactionId : &lt;transaction_id&gt;</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CLIENT_HASH_NOT_VALID = 111</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ClientHashValue is not valid.</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DATA_KEY_NOT_VALID = 112</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DataKey is not in correct format.</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INVALID_FEE_TYPE = 115</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Invalid fee type is passed for dopayout</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OOP_GET_INVOICES_ERROR = 129</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No premium invoices found for InvoiceId: " + &lt;invoiceId&gt;</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DUPLICATE_PROTECTION_FAILURE = 141</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w:t>
            </w:r>
            <w:r w:rsidRPr="002F640C">
              <w:rPr>
                <w:rFonts w:cs="Arial"/>
                <w:sz w:val="20"/>
                <w:szCs w:val="20"/>
              </w:rPr>
              <w:t>The RequestId,</w:t>
            </w:r>
            <w:r>
              <w:rPr>
                <w:rFonts w:cs="Arial"/>
                <w:sz w:val="20"/>
                <w:szCs w:val="20"/>
              </w:rPr>
              <w:t>’ + &lt;clienthashvalue&gt; + ‘</w:t>
            </w:r>
            <w:r w:rsidRPr="002F640C">
              <w:rPr>
                <w:rFonts w:cs="Arial"/>
                <w:sz w:val="20"/>
                <w:szCs w:val="20"/>
              </w:rPr>
              <w:t>, cannot be processed further due to missing transaction details</w:t>
            </w:r>
            <w:r>
              <w:rPr>
                <w:rFonts w:cs="Arial"/>
                <w:sz w:val="20"/>
                <w:szCs w:val="20"/>
              </w:rPr>
              <w:t>.”</w:t>
            </w:r>
          </w:p>
        </w:tc>
      </w:tr>
      <w:tr w:rsidR="00AE3066" w:rsidRPr="002F640C"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1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sidRPr="002F640C">
              <w:rPr>
                <w:rFonts w:cs="Arial"/>
                <w:sz w:val="20"/>
                <w:szCs w:val="20"/>
              </w:rPr>
              <w:t>PAYMENT_GATEWAY_MAP_NOT_ FOUND = 142</w:t>
            </w:r>
          </w:p>
        </w:tc>
        <w:tc>
          <w:tcPr>
            <w:tcW w:w="5238"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AE3066" w:rsidRPr="002F640C" w:rsidRDefault="00AE3066" w:rsidP="00AE3066">
            <w:pPr>
              <w:rPr>
                <w:rFonts w:eastAsiaTheme="minorHAnsi" w:cs="Arial"/>
                <w:sz w:val="20"/>
                <w:szCs w:val="20"/>
              </w:rPr>
            </w:pPr>
            <w:r>
              <w:rPr>
                <w:rFonts w:cs="Arial"/>
                <w:sz w:val="20"/>
                <w:szCs w:val="20"/>
              </w:rPr>
              <w:t>“Error Loading  ‘</w:t>
            </w:r>
            <w:r w:rsidRPr="002F640C">
              <w:rPr>
                <w:rFonts w:cs="Arial"/>
                <w:sz w:val="20"/>
                <w:szCs w:val="20"/>
              </w:rPr>
              <w:t xml:space="preserve"> + &lt;paymentGatewayMapFil</w:t>
            </w:r>
            <w:r>
              <w:rPr>
                <w:rFonts w:cs="Arial"/>
                <w:sz w:val="20"/>
                <w:szCs w:val="20"/>
              </w:rPr>
              <w:t>eName&gt; + .  File Not Found in ‘</w:t>
            </w:r>
            <w:r w:rsidRPr="002F640C">
              <w:rPr>
                <w:rFonts w:cs="Arial"/>
                <w:sz w:val="20"/>
                <w:szCs w:val="20"/>
              </w:rPr>
              <w:t xml:space="preserve"> + &lt;sourcefolderpath&gt;</w:t>
            </w:r>
            <w:r>
              <w:rPr>
                <w:rFonts w:cs="Arial"/>
                <w:sz w:val="20"/>
                <w:szCs w:val="20"/>
              </w:rPr>
              <w:t>.”</w:t>
            </w:r>
          </w:p>
        </w:tc>
      </w:tr>
    </w:tbl>
    <w:p w:rsidR="00AE3066" w:rsidRDefault="00AE3066" w:rsidP="00AE3066">
      <w:pPr>
        <w:pStyle w:val="Heading3"/>
      </w:pPr>
      <w:bookmarkStart w:id="90" w:name="_Toc312071321"/>
      <w:bookmarkStart w:id="91" w:name="_Toc312400809"/>
      <w:r>
        <w:t>A1.2 CRM Error Messages and Meanings</w:t>
      </w:r>
      <w:bookmarkEnd w:id="90"/>
      <w:bookmarkEnd w:id="91"/>
    </w:p>
    <w:p w:rsidR="00AE3066" w:rsidRPr="00AA552F" w:rsidRDefault="00AE3066" w:rsidP="00AE3066">
      <w:pPr>
        <w:spacing w:after="120"/>
      </w:pPr>
      <w:r>
        <w:t xml:space="preserve">The following errors may occur during CRM </w:t>
      </w:r>
      <w:r w:rsidR="00C44F45">
        <w:fldChar w:fldCharType="begin"/>
      </w:r>
      <w:r w:rsidR="00C44F45">
        <w:instrText xml:space="preserve"> XE "Error Messages:CRM" </w:instrText>
      </w:r>
      <w:r w:rsidR="00C44F45">
        <w:fldChar w:fldCharType="end"/>
      </w:r>
      <w:r>
        <w:t>service operations.</w:t>
      </w:r>
    </w:p>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43"/>
        <w:gridCol w:w="5217"/>
      </w:tblGrid>
      <w:tr w:rsidR="00AE3066" w:rsidRPr="00A66844" w:rsidTr="00AE3066">
        <w:trPr>
          <w:tblHeader/>
        </w:trPr>
        <w:tc>
          <w:tcPr>
            <w:tcW w:w="4143" w:type="dxa"/>
            <w:shd w:val="clear" w:color="auto" w:fill="FFC000"/>
          </w:tcPr>
          <w:p w:rsidR="00AE3066" w:rsidRPr="00796D9A" w:rsidRDefault="00AE3066" w:rsidP="00AE3066">
            <w:pPr>
              <w:spacing w:before="60" w:after="60"/>
              <w:jc w:val="center"/>
              <w:rPr>
                <w:b/>
                <w:sz w:val="20"/>
                <w:szCs w:val="20"/>
              </w:rPr>
            </w:pPr>
            <w:r>
              <w:rPr>
                <w:b/>
                <w:sz w:val="20"/>
                <w:szCs w:val="20"/>
              </w:rPr>
              <w:t>Error Name</w:t>
            </w:r>
          </w:p>
        </w:tc>
        <w:tc>
          <w:tcPr>
            <w:tcW w:w="5217" w:type="dxa"/>
            <w:shd w:val="clear" w:color="auto" w:fill="FFC000"/>
          </w:tcPr>
          <w:p w:rsidR="00AE3066" w:rsidRPr="00796D9A" w:rsidRDefault="00AE3066" w:rsidP="00AE3066">
            <w:pPr>
              <w:spacing w:before="60" w:after="60"/>
              <w:jc w:val="center"/>
              <w:rPr>
                <w:b/>
                <w:sz w:val="20"/>
                <w:szCs w:val="20"/>
              </w:rPr>
            </w:pPr>
            <w:r>
              <w:rPr>
                <w:b/>
                <w:sz w:val="20"/>
                <w:szCs w:val="20"/>
              </w:rPr>
              <w:t>Error Text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ContractProcessingError</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 occurred in Contract Processing.”</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TransactionIdNotFound</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“Transaction Id not found</w:t>
            </w:r>
            <w:r w:rsidR="00F33699">
              <w:rPr>
                <w:rFonts w:cs="Arial"/>
                <w:color w:val="000000"/>
                <w:sz w:val="20"/>
                <w:szCs w:val="20"/>
              </w:rPr>
              <w: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PaymentNotApproved</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“Payment Status is NOT APPROVED for Credit Card Premium Account Change.”</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Error_Subject</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 occurred while request processing.”</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ErrorValidationGates</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 while updating some of the validation gate.</w:t>
            </w:r>
            <w:r w:rsidR="00A90337">
              <w:rPr>
                <w:rFonts w:cs="Arial"/>
                <w:color w:val="000000"/>
                <w:sz w:val="20"/>
                <w:szCs w:val="20"/>
              </w:rPr>
              <w: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ErrorWhileCallingCompletePending Contract</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“An error occurred while calling Complete Pending Contract.”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ErrorWhileCallingCreateContract</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 xml:space="preserve">“An error </w:t>
            </w:r>
            <w:r w:rsidR="000C66FF" w:rsidRPr="00DF2039">
              <w:rPr>
                <w:rFonts w:cs="Arial"/>
                <w:color w:val="000000"/>
                <w:sz w:val="20"/>
                <w:szCs w:val="20"/>
              </w:rPr>
              <w:t>occurred</w:t>
            </w:r>
            <w:r w:rsidRPr="00DF2039">
              <w:rPr>
                <w:rFonts w:cs="Arial"/>
                <w:color w:val="000000"/>
                <w:sz w:val="20"/>
                <w:szCs w:val="20"/>
              </w:rPr>
              <w:t xml:space="preserve"> while calling Create Contract.”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StandardErrorMessage</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 xml:space="preserve">“A system error has </w:t>
            </w:r>
            <w:r w:rsidR="000C66FF" w:rsidRPr="00DF2039">
              <w:rPr>
                <w:rFonts w:cs="Arial"/>
                <w:color w:val="000000"/>
                <w:sz w:val="20"/>
                <w:szCs w:val="20"/>
              </w:rPr>
              <w:t>occurred</w:t>
            </w:r>
            <w:r w:rsidRPr="00DF2039">
              <w:rPr>
                <w:rFonts w:cs="Arial"/>
                <w:color w:val="000000"/>
                <w:sz w:val="20"/>
                <w:szCs w:val="20"/>
              </w:rPr>
              <w: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SqlErrorMessage</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 xml:space="preserve">“A SQL error has </w:t>
            </w:r>
            <w:r w:rsidR="000C66FF" w:rsidRPr="00DF2039">
              <w:rPr>
                <w:rFonts w:cs="Arial"/>
                <w:color w:val="000000"/>
                <w:sz w:val="20"/>
                <w:szCs w:val="20"/>
              </w:rPr>
              <w:t>occurred</w:t>
            </w:r>
            <w:r w:rsidRPr="00DF2039">
              <w:rPr>
                <w:rFonts w:cs="Arial"/>
                <w:color w:val="000000"/>
                <w:sz w:val="20"/>
                <w:szCs w:val="20"/>
              </w:rPr>
              <w: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lastRenderedPageBreak/>
              <w:t>ErrorPopulatingCountriesRegionData</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 populating countries and region data.”</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ExceptionInBindingStates</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“Exception in binding states.”</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ExceptionInBindingCountries</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“An error occurred in binding countries.”</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PaymentInformationDeclined</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“Payment information was declined.”</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ErrorInUpdatingPaymentInformation</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 has occurred while updating payment information. Please try again.”</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ErrorInUpdatingContact</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 xml:space="preserve">“Error has </w:t>
            </w:r>
            <w:r w:rsidR="000C66FF" w:rsidRPr="00DF2039">
              <w:rPr>
                <w:rFonts w:cs="Arial"/>
                <w:color w:val="000000"/>
                <w:sz w:val="20"/>
                <w:szCs w:val="20"/>
              </w:rPr>
              <w:t>occurred</w:t>
            </w:r>
            <w:r w:rsidRPr="00DF2039">
              <w:rPr>
                <w:rFonts w:cs="Arial"/>
                <w:color w:val="000000"/>
                <w:sz w:val="20"/>
                <w:szCs w:val="20"/>
              </w:rPr>
              <w:t xml:space="preserve"> while updating contact.”</w:t>
            </w:r>
          </w:p>
        </w:tc>
      </w:tr>
      <w:tr w:rsidR="00AE3066" w:rsidRPr="001D694E" w:rsidTr="00AE30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ErrorMessageFromGC</w:t>
            </w:r>
          </w:p>
        </w:tc>
        <w:tc>
          <w:tcPr>
            <w:tcW w:w="5217" w:type="dxa"/>
            <w:tcBorders>
              <w:top w:val="nil"/>
              <w:left w:val="nil"/>
              <w:bottom w:val="single" w:sz="4" w:space="0" w:color="auto"/>
              <w:right w:val="single" w:sz="4" w:space="0" w:color="auto"/>
            </w:tcBorders>
            <w:shd w:val="clear" w:color="auto" w:fill="auto"/>
            <w:noWrap/>
            <w:vAlign w:val="bottom"/>
            <w:hideMark/>
          </w:tcPr>
          <w:p w:rsidR="00AE3066" w:rsidRPr="00DF2039" w:rsidRDefault="00AE3066" w:rsidP="00AE3066">
            <w:pPr>
              <w:rPr>
                <w:rFonts w:cs="Arial"/>
                <w:color w:val="000000"/>
                <w:sz w:val="20"/>
                <w:szCs w:val="20"/>
              </w:rPr>
            </w:pPr>
            <w:r w:rsidRPr="00DF2039">
              <w:rPr>
                <w:rFonts w:cs="Arial"/>
                <w:color w:val="000000"/>
                <w:sz w:val="20"/>
                <w:szCs w:val="20"/>
              </w:rPr>
              <w:t>“Failed to submit request to Payment Service Provider, Please try resubmitting payment information again!</w:t>
            </w:r>
            <w:r w:rsidR="001C25F5">
              <w:rPr>
                <w:rFonts w:cs="Arial"/>
                <w:color w:val="000000"/>
                <w:sz w:val="20"/>
                <w:szCs w:val="20"/>
              </w:rPr>
              <w:t>”</w:t>
            </w:r>
          </w:p>
        </w:tc>
      </w:tr>
    </w:tbl>
    <w:p w:rsidR="00AE3066" w:rsidRDefault="00AE3066" w:rsidP="00AE3066">
      <w:pPr>
        <w:pStyle w:val="Heading3"/>
      </w:pPr>
      <w:bookmarkStart w:id="92" w:name="_Toc312071322"/>
      <w:bookmarkStart w:id="93" w:name="_Toc312400810"/>
      <w:r>
        <w:t>CreateContract API Error Messages</w:t>
      </w:r>
      <w:bookmarkEnd w:id="92"/>
      <w:bookmarkEnd w:id="93"/>
    </w:p>
    <w:p w:rsidR="00AE3066" w:rsidRPr="00AA552F" w:rsidRDefault="00AE3066" w:rsidP="00AE3066">
      <w:pPr>
        <w:spacing w:after="120"/>
      </w:pPr>
      <w:r>
        <w:t>The following error messages may appear during CreateContract</w:t>
      </w:r>
      <w:r>
        <w:fldChar w:fldCharType="begin"/>
      </w:r>
      <w:r>
        <w:instrText xml:space="preserve"> XE "</w:instrText>
      </w:r>
      <w:r w:rsidR="00C44F45">
        <w:instrText xml:space="preserve">Error Messages: </w:instrText>
      </w:r>
      <w:r w:rsidRPr="00C10665">
        <w:instrText>CreateContrac</w:instrText>
      </w:r>
      <w:r w:rsidR="00C44F45">
        <w:instrText>t</w:instrText>
      </w:r>
      <w:r>
        <w:instrText xml:space="preserve">" </w:instrText>
      </w:r>
      <w:r>
        <w:fldChar w:fldCharType="end"/>
      </w:r>
      <w:r>
        <w:t xml:space="preserve"> operations.</w:t>
      </w:r>
    </w:p>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40"/>
        <w:gridCol w:w="5220"/>
      </w:tblGrid>
      <w:tr w:rsidR="00AE3066" w:rsidRPr="00A66844" w:rsidTr="00AE3066">
        <w:trPr>
          <w:tblHeader/>
        </w:trPr>
        <w:tc>
          <w:tcPr>
            <w:tcW w:w="4140" w:type="dxa"/>
            <w:shd w:val="clear" w:color="auto" w:fill="FFC000"/>
          </w:tcPr>
          <w:p w:rsidR="00AE3066" w:rsidRPr="00796D9A" w:rsidRDefault="00AE3066" w:rsidP="00AE3066">
            <w:pPr>
              <w:spacing w:before="60" w:after="60"/>
              <w:jc w:val="center"/>
              <w:rPr>
                <w:b/>
                <w:sz w:val="20"/>
                <w:szCs w:val="20"/>
              </w:rPr>
            </w:pPr>
            <w:r>
              <w:rPr>
                <w:b/>
                <w:sz w:val="20"/>
                <w:szCs w:val="20"/>
              </w:rPr>
              <w:t>Error Text</w:t>
            </w:r>
          </w:p>
        </w:tc>
        <w:tc>
          <w:tcPr>
            <w:tcW w:w="5220" w:type="dxa"/>
            <w:shd w:val="clear" w:color="auto" w:fill="FFC000"/>
          </w:tcPr>
          <w:p w:rsidR="00AE3066" w:rsidRPr="00796D9A" w:rsidRDefault="00AE3066" w:rsidP="00AE3066">
            <w:pPr>
              <w:spacing w:before="60" w:after="60"/>
              <w:jc w:val="center"/>
              <w:rPr>
                <w:b/>
                <w:sz w:val="20"/>
                <w:szCs w:val="20"/>
              </w:rPr>
            </w:pPr>
            <w:r>
              <w:rPr>
                <w:b/>
                <w:sz w:val="20"/>
                <w:szCs w:val="20"/>
              </w:rPr>
              <w:t>Meaning</w:t>
            </w:r>
          </w:p>
        </w:tc>
      </w:tr>
      <w:tr w:rsidR="00AE3066" w:rsidRPr="00A66844" w:rsidTr="00AE3066">
        <w:tc>
          <w:tcPr>
            <w:tcW w:w="4140" w:type="dxa"/>
          </w:tcPr>
          <w:p w:rsidR="00AE3066" w:rsidRPr="00DF2039" w:rsidRDefault="00AE3066" w:rsidP="00AE3066">
            <w:pPr>
              <w:spacing w:before="60" w:after="60"/>
              <w:rPr>
                <w:rFonts w:cs="Arial"/>
                <w:sz w:val="20"/>
                <w:szCs w:val="20"/>
              </w:rPr>
            </w:pPr>
            <w:r w:rsidRPr="00DF2039">
              <w:rPr>
                <w:rFonts w:cs="Arial"/>
                <w:sz w:val="20"/>
                <w:szCs w:val="20"/>
              </w:rPr>
              <w:t>Global Collect</w:t>
            </w:r>
            <w:r w:rsidRPr="00DF2039">
              <w:rPr>
                <w:rFonts w:cs="Arial"/>
                <w:sz w:val="20"/>
                <w:szCs w:val="20"/>
              </w:rPr>
              <w:fldChar w:fldCharType="begin"/>
            </w:r>
            <w:r w:rsidRPr="00DF2039">
              <w:rPr>
                <w:rFonts w:cs="Arial"/>
                <w:sz w:val="20"/>
                <w:szCs w:val="20"/>
              </w:rPr>
              <w:instrText xml:space="preserve"> XE "Global Collect" </w:instrText>
            </w:r>
            <w:r w:rsidRPr="00DF2039">
              <w:rPr>
                <w:rFonts w:cs="Arial"/>
                <w:sz w:val="20"/>
                <w:szCs w:val="20"/>
              </w:rPr>
              <w:fldChar w:fldCharType="end"/>
            </w:r>
            <w:r w:rsidRPr="00DF2039">
              <w:rPr>
                <w:rFonts w:cs="Arial"/>
                <w:sz w:val="20"/>
                <w:szCs w:val="20"/>
              </w:rPr>
              <w:t xml:space="preserve"> Errors</w:t>
            </w:r>
          </w:p>
        </w:tc>
        <w:tc>
          <w:tcPr>
            <w:tcW w:w="5220" w:type="dxa"/>
          </w:tcPr>
          <w:p w:rsidR="00AE3066" w:rsidRPr="00DF2039" w:rsidRDefault="00AE3066" w:rsidP="00AE3066">
            <w:pPr>
              <w:spacing w:before="60" w:after="60"/>
              <w:rPr>
                <w:rFonts w:cs="Arial"/>
                <w:sz w:val="20"/>
                <w:szCs w:val="20"/>
              </w:rPr>
            </w:pPr>
            <w:r w:rsidRPr="00DF2039">
              <w:rPr>
                <w:rFonts w:cs="Arial"/>
                <w:sz w:val="20"/>
                <w:szCs w:val="20"/>
              </w:rPr>
              <w:t>GC errors.</w:t>
            </w:r>
          </w:p>
        </w:tc>
      </w:tr>
      <w:tr w:rsidR="00AE3066" w:rsidRPr="00A66844" w:rsidTr="00AE3066">
        <w:tc>
          <w:tcPr>
            <w:tcW w:w="4140" w:type="dxa"/>
          </w:tcPr>
          <w:p w:rsidR="00AE3066" w:rsidRPr="00DF2039" w:rsidRDefault="00AE3066" w:rsidP="00AE3066">
            <w:pPr>
              <w:spacing w:before="60" w:after="60"/>
              <w:rPr>
                <w:rFonts w:cs="Arial"/>
                <w:sz w:val="20"/>
                <w:szCs w:val="20"/>
              </w:rPr>
            </w:pPr>
            <w:r>
              <w:rPr>
                <w:rFonts w:cs="Arial"/>
                <w:sz w:val="20"/>
                <w:szCs w:val="20"/>
              </w:rPr>
              <w:t>”</w:t>
            </w:r>
            <w:r w:rsidRPr="00DF2039">
              <w:rPr>
                <w:rFonts w:cs="Arial"/>
                <w:sz w:val="20"/>
                <w:szCs w:val="20"/>
              </w:rPr>
              <w:t>Card expired.</w:t>
            </w:r>
            <w:r>
              <w:rPr>
                <w:rFonts w:cs="Arial"/>
                <w:sz w:val="20"/>
                <w:szCs w:val="20"/>
              </w:rPr>
              <w:t>”</w:t>
            </w:r>
          </w:p>
        </w:tc>
        <w:tc>
          <w:tcPr>
            <w:tcW w:w="5220" w:type="dxa"/>
          </w:tcPr>
          <w:p w:rsidR="00AE3066" w:rsidRPr="00DF2039" w:rsidRDefault="00AE3066" w:rsidP="00AE3066">
            <w:pPr>
              <w:spacing w:before="60" w:after="60"/>
              <w:rPr>
                <w:rFonts w:cs="Arial"/>
                <w:sz w:val="20"/>
                <w:szCs w:val="20"/>
              </w:rPr>
            </w:pPr>
            <w:r w:rsidRPr="00DF2039">
              <w:rPr>
                <w:rFonts w:cs="Arial"/>
                <w:sz w:val="20"/>
                <w:szCs w:val="20"/>
              </w:rPr>
              <w:t>Expired card.</w:t>
            </w:r>
          </w:p>
        </w:tc>
      </w:tr>
      <w:tr w:rsidR="00AE3066" w:rsidRPr="00A66844" w:rsidTr="00AE3066">
        <w:tc>
          <w:tcPr>
            <w:tcW w:w="4140" w:type="dxa"/>
          </w:tcPr>
          <w:p w:rsidR="00AE3066" w:rsidRPr="00DF2039" w:rsidRDefault="00AE3066" w:rsidP="00AE3066">
            <w:pPr>
              <w:spacing w:before="60" w:after="60"/>
              <w:rPr>
                <w:rFonts w:cs="Arial"/>
                <w:sz w:val="20"/>
                <w:szCs w:val="20"/>
              </w:rPr>
            </w:pPr>
            <w:r>
              <w:rPr>
                <w:rFonts w:cs="Arial"/>
                <w:sz w:val="20"/>
                <w:szCs w:val="20"/>
              </w:rPr>
              <w:t>“</w:t>
            </w:r>
            <w:r w:rsidRPr="00DF2039">
              <w:rPr>
                <w:rFonts w:cs="Arial"/>
                <w:sz w:val="20"/>
                <w:szCs w:val="20"/>
              </w:rPr>
              <w:t>Not authorized.</w:t>
            </w:r>
            <w:r>
              <w:rPr>
                <w:rFonts w:cs="Arial"/>
                <w:sz w:val="20"/>
                <w:szCs w:val="20"/>
              </w:rPr>
              <w:t>”</w:t>
            </w:r>
          </w:p>
        </w:tc>
        <w:tc>
          <w:tcPr>
            <w:tcW w:w="5220" w:type="dxa"/>
          </w:tcPr>
          <w:p w:rsidR="00AE3066" w:rsidRPr="00DF2039" w:rsidRDefault="00AE3066" w:rsidP="00AE3066">
            <w:pPr>
              <w:spacing w:before="60" w:after="60"/>
              <w:rPr>
                <w:rFonts w:cs="Arial"/>
                <w:sz w:val="20"/>
                <w:szCs w:val="20"/>
              </w:rPr>
            </w:pPr>
            <w:r>
              <w:rPr>
                <w:rFonts w:cs="Arial"/>
                <w:sz w:val="20"/>
                <w:szCs w:val="20"/>
              </w:rPr>
              <w:t>Card is not authorized for this purchase because of the stated error.</w:t>
            </w:r>
          </w:p>
        </w:tc>
      </w:tr>
      <w:tr w:rsidR="00AE3066" w:rsidRPr="00A66844" w:rsidTr="00AE3066">
        <w:tc>
          <w:tcPr>
            <w:tcW w:w="4140" w:type="dxa"/>
          </w:tcPr>
          <w:p w:rsidR="00AE3066" w:rsidRPr="00DF2039" w:rsidRDefault="00AE3066" w:rsidP="00AE3066">
            <w:pPr>
              <w:pStyle w:val="ListParagraph"/>
              <w:numPr>
                <w:ilvl w:val="0"/>
                <w:numId w:val="33"/>
              </w:numPr>
              <w:spacing w:before="60" w:after="60"/>
              <w:rPr>
                <w:rFonts w:ascii="Arial" w:hAnsi="Arial" w:cs="Arial"/>
                <w:sz w:val="20"/>
                <w:szCs w:val="20"/>
              </w:rPr>
            </w:pPr>
            <w:r>
              <w:rPr>
                <w:rFonts w:ascii="Arial" w:hAnsi="Arial" w:cs="Arial"/>
                <w:sz w:val="20"/>
                <w:szCs w:val="20"/>
              </w:rPr>
              <w:t>“</w:t>
            </w:r>
            <w:r w:rsidRPr="00DF2039">
              <w:rPr>
                <w:rFonts w:ascii="Arial" w:hAnsi="Arial" w:cs="Arial"/>
                <w:sz w:val="20"/>
                <w:szCs w:val="20"/>
              </w:rPr>
              <w:t>Do not honor.</w:t>
            </w:r>
            <w:r>
              <w:rPr>
                <w:rFonts w:ascii="Arial" w:hAnsi="Arial" w:cs="Arial"/>
                <w:sz w:val="20"/>
                <w:szCs w:val="20"/>
              </w:rPr>
              <w:t>”</w:t>
            </w:r>
          </w:p>
        </w:tc>
        <w:tc>
          <w:tcPr>
            <w:tcW w:w="5220" w:type="dxa"/>
          </w:tcPr>
          <w:p w:rsidR="00AE3066" w:rsidRPr="00DF2039" w:rsidRDefault="0045322C" w:rsidP="00AE3066">
            <w:pPr>
              <w:spacing w:before="60" w:after="60"/>
              <w:rPr>
                <w:rFonts w:cs="Arial"/>
                <w:sz w:val="20"/>
                <w:szCs w:val="20"/>
              </w:rPr>
            </w:pPr>
            <w:r>
              <w:rPr>
                <w:rFonts w:cs="Arial"/>
                <w:sz w:val="20"/>
                <w:szCs w:val="20"/>
              </w:rPr>
              <w:t>Self-explanatory.</w:t>
            </w:r>
          </w:p>
        </w:tc>
      </w:tr>
      <w:tr w:rsidR="00AE3066" w:rsidRPr="00A66844" w:rsidTr="00AE3066">
        <w:tc>
          <w:tcPr>
            <w:tcW w:w="4140" w:type="dxa"/>
          </w:tcPr>
          <w:p w:rsidR="00AE3066" w:rsidRPr="00DF2039" w:rsidRDefault="00AE3066" w:rsidP="00AE3066">
            <w:pPr>
              <w:pStyle w:val="ListParagraph"/>
              <w:numPr>
                <w:ilvl w:val="0"/>
                <w:numId w:val="33"/>
              </w:numPr>
              <w:spacing w:before="60" w:after="60"/>
              <w:rPr>
                <w:rFonts w:ascii="Arial" w:hAnsi="Arial" w:cs="Arial"/>
                <w:sz w:val="20"/>
                <w:szCs w:val="20"/>
              </w:rPr>
            </w:pPr>
            <w:r>
              <w:rPr>
                <w:rFonts w:ascii="Arial" w:hAnsi="Arial" w:cs="Arial"/>
                <w:sz w:val="20"/>
                <w:szCs w:val="20"/>
              </w:rPr>
              <w:t>“</w:t>
            </w:r>
            <w:r w:rsidRPr="00DF2039">
              <w:rPr>
                <w:rFonts w:ascii="Arial" w:hAnsi="Arial" w:cs="Arial"/>
                <w:sz w:val="20"/>
                <w:szCs w:val="20"/>
              </w:rPr>
              <w:t>Invalid card number.</w:t>
            </w:r>
          </w:p>
        </w:tc>
        <w:tc>
          <w:tcPr>
            <w:tcW w:w="5220" w:type="dxa"/>
          </w:tcPr>
          <w:p w:rsidR="00AE3066" w:rsidRPr="00DF2039" w:rsidRDefault="0045322C" w:rsidP="00AE3066">
            <w:pPr>
              <w:spacing w:before="60" w:after="60"/>
              <w:rPr>
                <w:rFonts w:cs="Arial"/>
                <w:sz w:val="20"/>
                <w:szCs w:val="20"/>
              </w:rPr>
            </w:pPr>
            <w:r>
              <w:rPr>
                <w:rFonts w:cs="Arial"/>
                <w:sz w:val="20"/>
                <w:szCs w:val="20"/>
              </w:rPr>
              <w:t xml:space="preserve">     “</w:t>
            </w:r>
          </w:p>
        </w:tc>
      </w:tr>
      <w:tr w:rsidR="00AE3066" w:rsidRPr="00A66844" w:rsidTr="00AE3066">
        <w:tc>
          <w:tcPr>
            <w:tcW w:w="4140" w:type="dxa"/>
          </w:tcPr>
          <w:p w:rsidR="00AE3066" w:rsidRPr="00DF2039" w:rsidRDefault="00AE3066" w:rsidP="00AE3066">
            <w:pPr>
              <w:pStyle w:val="ListParagraph"/>
              <w:numPr>
                <w:ilvl w:val="0"/>
                <w:numId w:val="33"/>
              </w:numPr>
              <w:spacing w:before="60" w:after="60"/>
              <w:rPr>
                <w:rFonts w:ascii="Arial" w:hAnsi="Arial" w:cs="Arial"/>
                <w:sz w:val="20"/>
                <w:szCs w:val="20"/>
              </w:rPr>
            </w:pPr>
            <w:r>
              <w:rPr>
                <w:rFonts w:ascii="Arial" w:hAnsi="Arial" w:cs="Arial"/>
                <w:sz w:val="20"/>
                <w:szCs w:val="20"/>
              </w:rPr>
              <w:t>“</w:t>
            </w:r>
            <w:r w:rsidRPr="00DF2039">
              <w:rPr>
                <w:rFonts w:ascii="Arial" w:hAnsi="Arial" w:cs="Arial"/>
                <w:sz w:val="20"/>
                <w:szCs w:val="20"/>
              </w:rPr>
              <w:t>Low funds.</w:t>
            </w:r>
            <w:r>
              <w:rPr>
                <w:rFonts w:ascii="Arial" w:hAnsi="Arial" w:cs="Arial"/>
                <w:sz w:val="20"/>
                <w:szCs w:val="20"/>
              </w:rPr>
              <w:t>”</w:t>
            </w:r>
          </w:p>
        </w:tc>
        <w:tc>
          <w:tcPr>
            <w:tcW w:w="5220" w:type="dxa"/>
          </w:tcPr>
          <w:p w:rsidR="00AE3066" w:rsidRPr="00DF2039" w:rsidRDefault="0045322C" w:rsidP="00AE3066">
            <w:pPr>
              <w:spacing w:before="60" w:after="60"/>
              <w:rPr>
                <w:rFonts w:cs="Arial"/>
                <w:sz w:val="20"/>
                <w:szCs w:val="20"/>
              </w:rPr>
            </w:pPr>
            <w:r>
              <w:rPr>
                <w:rFonts w:cs="Arial"/>
                <w:sz w:val="20"/>
                <w:szCs w:val="20"/>
              </w:rPr>
              <w:t xml:space="preserve">     “</w:t>
            </w:r>
          </w:p>
        </w:tc>
      </w:tr>
      <w:tr w:rsidR="00AE3066" w:rsidRPr="00A66844" w:rsidTr="00AE3066">
        <w:tc>
          <w:tcPr>
            <w:tcW w:w="4140" w:type="dxa"/>
          </w:tcPr>
          <w:p w:rsidR="00AE3066" w:rsidRPr="00DF2039" w:rsidRDefault="00AE3066" w:rsidP="00AE3066">
            <w:pPr>
              <w:pStyle w:val="ListParagraph"/>
              <w:numPr>
                <w:ilvl w:val="0"/>
                <w:numId w:val="33"/>
              </w:numPr>
              <w:spacing w:before="60" w:after="60"/>
              <w:rPr>
                <w:rFonts w:ascii="Arial" w:hAnsi="Arial" w:cs="Arial"/>
                <w:sz w:val="20"/>
                <w:szCs w:val="20"/>
              </w:rPr>
            </w:pPr>
            <w:r>
              <w:rPr>
                <w:rFonts w:ascii="Arial" w:hAnsi="Arial" w:cs="Arial"/>
                <w:sz w:val="20"/>
                <w:szCs w:val="20"/>
              </w:rPr>
              <w:t>“</w:t>
            </w:r>
            <w:r w:rsidRPr="00DF2039">
              <w:rPr>
                <w:rFonts w:ascii="Arial" w:hAnsi="Arial" w:cs="Arial"/>
                <w:sz w:val="20"/>
                <w:szCs w:val="20"/>
              </w:rPr>
              <w:t>Not permitted to card holder.</w:t>
            </w:r>
            <w:r>
              <w:rPr>
                <w:rFonts w:ascii="Arial" w:hAnsi="Arial" w:cs="Arial"/>
                <w:sz w:val="20"/>
                <w:szCs w:val="20"/>
              </w:rPr>
              <w:t>”</w:t>
            </w:r>
          </w:p>
        </w:tc>
        <w:tc>
          <w:tcPr>
            <w:tcW w:w="5220" w:type="dxa"/>
          </w:tcPr>
          <w:p w:rsidR="00AE3066" w:rsidRPr="00DF2039" w:rsidRDefault="0045322C" w:rsidP="00AE3066">
            <w:pPr>
              <w:spacing w:before="60" w:after="60"/>
              <w:rPr>
                <w:rFonts w:cs="Arial"/>
                <w:sz w:val="20"/>
                <w:szCs w:val="20"/>
              </w:rPr>
            </w:pPr>
            <w:r>
              <w:rPr>
                <w:rFonts w:cs="Arial"/>
                <w:sz w:val="20"/>
                <w:szCs w:val="20"/>
              </w:rPr>
              <w:t xml:space="preserve">     “</w:t>
            </w:r>
          </w:p>
        </w:tc>
      </w:tr>
      <w:tr w:rsidR="00AE3066" w:rsidRPr="00A66844" w:rsidTr="00AE3066">
        <w:tc>
          <w:tcPr>
            <w:tcW w:w="4140" w:type="dxa"/>
          </w:tcPr>
          <w:p w:rsidR="00AE3066" w:rsidRPr="00DF2039" w:rsidRDefault="00AE3066" w:rsidP="00AE3066">
            <w:pPr>
              <w:pStyle w:val="ListParagraph"/>
              <w:numPr>
                <w:ilvl w:val="0"/>
                <w:numId w:val="33"/>
              </w:numPr>
              <w:spacing w:before="60" w:after="60"/>
              <w:rPr>
                <w:rFonts w:ascii="Arial" w:hAnsi="Arial" w:cs="Arial"/>
                <w:sz w:val="20"/>
                <w:szCs w:val="20"/>
              </w:rPr>
            </w:pPr>
            <w:r>
              <w:rPr>
                <w:rFonts w:ascii="Arial" w:hAnsi="Arial" w:cs="Arial"/>
                <w:sz w:val="20"/>
                <w:szCs w:val="20"/>
              </w:rPr>
              <w:t>“</w:t>
            </w:r>
            <w:r w:rsidRPr="00DF2039">
              <w:rPr>
                <w:rFonts w:ascii="Arial" w:hAnsi="Arial" w:cs="Arial"/>
                <w:sz w:val="20"/>
                <w:szCs w:val="20"/>
              </w:rPr>
              <w:t>Others.</w:t>
            </w:r>
            <w:r>
              <w:rPr>
                <w:rFonts w:ascii="Arial" w:hAnsi="Arial" w:cs="Arial"/>
                <w:sz w:val="20"/>
                <w:szCs w:val="20"/>
              </w:rPr>
              <w:t>”</w:t>
            </w:r>
          </w:p>
        </w:tc>
        <w:tc>
          <w:tcPr>
            <w:tcW w:w="5220" w:type="dxa"/>
          </w:tcPr>
          <w:p w:rsidR="00AE3066" w:rsidRPr="00DF2039" w:rsidRDefault="0045322C" w:rsidP="00AE3066">
            <w:pPr>
              <w:spacing w:before="60" w:after="60"/>
              <w:rPr>
                <w:rFonts w:cs="Arial"/>
                <w:sz w:val="20"/>
                <w:szCs w:val="20"/>
              </w:rPr>
            </w:pPr>
            <w:r>
              <w:rPr>
                <w:rFonts w:cs="Arial"/>
                <w:sz w:val="20"/>
                <w:szCs w:val="20"/>
              </w:rPr>
              <w:t xml:space="preserve">     “</w:t>
            </w:r>
          </w:p>
        </w:tc>
      </w:tr>
      <w:tr w:rsidR="00AE3066" w:rsidRPr="00A66844" w:rsidTr="00AE3066">
        <w:tc>
          <w:tcPr>
            <w:tcW w:w="4140" w:type="dxa"/>
          </w:tcPr>
          <w:p w:rsidR="00AE3066" w:rsidRPr="00DF2039" w:rsidRDefault="00AE3066" w:rsidP="00AE3066">
            <w:pPr>
              <w:pStyle w:val="ListParagraph"/>
              <w:numPr>
                <w:ilvl w:val="0"/>
                <w:numId w:val="33"/>
              </w:numPr>
              <w:spacing w:before="60" w:after="60"/>
              <w:rPr>
                <w:rFonts w:ascii="Arial" w:hAnsi="Arial" w:cs="Arial"/>
                <w:sz w:val="20"/>
                <w:szCs w:val="20"/>
              </w:rPr>
            </w:pPr>
            <w:r>
              <w:rPr>
                <w:rFonts w:ascii="Arial" w:hAnsi="Arial" w:cs="Arial"/>
                <w:sz w:val="20"/>
                <w:szCs w:val="20"/>
              </w:rPr>
              <w:t>“</w:t>
            </w:r>
            <w:r w:rsidRPr="00DF2039">
              <w:rPr>
                <w:rFonts w:ascii="Arial" w:hAnsi="Arial" w:cs="Arial"/>
                <w:sz w:val="20"/>
                <w:szCs w:val="20"/>
              </w:rPr>
              <w:t>Pick up card.</w:t>
            </w:r>
            <w:r>
              <w:rPr>
                <w:rFonts w:ascii="Arial" w:hAnsi="Arial" w:cs="Arial"/>
                <w:sz w:val="20"/>
                <w:szCs w:val="20"/>
              </w:rPr>
              <w:t>”</w:t>
            </w:r>
          </w:p>
        </w:tc>
        <w:tc>
          <w:tcPr>
            <w:tcW w:w="5220" w:type="dxa"/>
          </w:tcPr>
          <w:p w:rsidR="00AE3066" w:rsidRPr="00DF2039" w:rsidRDefault="0045322C" w:rsidP="00AE3066">
            <w:pPr>
              <w:spacing w:before="60" w:after="60"/>
              <w:rPr>
                <w:rFonts w:cs="Arial"/>
                <w:sz w:val="20"/>
                <w:szCs w:val="20"/>
              </w:rPr>
            </w:pPr>
            <w:r>
              <w:rPr>
                <w:rFonts w:cs="Arial"/>
                <w:sz w:val="20"/>
                <w:szCs w:val="20"/>
              </w:rPr>
              <w:t xml:space="preserve">     “</w:t>
            </w:r>
          </w:p>
        </w:tc>
      </w:tr>
      <w:tr w:rsidR="00AE3066" w:rsidRPr="00A66844" w:rsidTr="00AE3066">
        <w:tc>
          <w:tcPr>
            <w:tcW w:w="4140" w:type="dxa"/>
          </w:tcPr>
          <w:p w:rsidR="00AE3066" w:rsidRPr="00DF2039" w:rsidRDefault="00AE3066" w:rsidP="00AE3066">
            <w:pPr>
              <w:pStyle w:val="ListParagraph"/>
              <w:numPr>
                <w:ilvl w:val="0"/>
                <w:numId w:val="33"/>
              </w:numPr>
              <w:spacing w:before="60" w:after="60"/>
              <w:rPr>
                <w:rFonts w:ascii="Arial" w:hAnsi="Arial" w:cs="Arial"/>
                <w:sz w:val="20"/>
                <w:szCs w:val="20"/>
              </w:rPr>
            </w:pPr>
            <w:r>
              <w:rPr>
                <w:rFonts w:ascii="Arial" w:hAnsi="Arial" w:cs="Arial"/>
                <w:sz w:val="20"/>
                <w:szCs w:val="20"/>
              </w:rPr>
              <w:t>“</w:t>
            </w:r>
            <w:r w:rsidRPr="00DF2039">
              <w:rPr>
                <w:rFonts w:ascii="Arial" w:hAnsi="Arial" w:cs="Arial"/>
                <w:sz w:val="20"/>
                <w:szCs w:val="20"/>
              </w:rPr>
              <w:t>Suspected fraud.</w:t>
            </w:r>
            <w:r>
              <w:rPr>
                <w:rFonts w:ascii="Arial" w:hAnsi="Arial" w:cs="Arial"/>
                <w:sz w:val="20"/>
                <w:szCs w:val="20"/>
              </w:rPr>
              <w:t>”</w:t>
            </w:r>
          </w:p>
        </w:tc>
        <w:tc>
          <w:tcPr>
            <w:tcW w:w="5220" w:type="dxa"/>
          </w:tcPr>
          <w:p w:rsidR="00AE3066" w:rsidRPr="00DF2039" w:rsidRDefault="0045322C" w:rsidP="00AE3066">
            <w:pPr>
              <w:spacing w:before="60" w:after="60"/>
              <w:rPr>
                <w:rFonts w:cs="Arial"/>
                <w:sz w:val="20"/>
                <w:szCs w:val="20"/>
              </w:rPr>
            </w:pPr>
            <w:r>
              <w:rPr>
                <w:rFonts w:cs="Arial"/>
                <w:sz w:val="20"/>
                <w:szCs w:val="20"/>
              </w:rPr>
              <w:t xml:space="preserve">     “</w:t>
            </w:r>
          </w:p>
        </w:tc>
      </w:tr>
      <w:tr w:rsidR="00AE3066" w:rsidRPr="00A66844" w:rsidTr="00AE3066">
        <w:tc>
          <w:tcPr>
            <w:tcW w:w="4140" w:type="dxa"/>
          </w:tcPr>
          <w:p w:rsidR="00AE3066" w:rsidRPr="00DF2039" w:rsidRDefault="00AE3066" w:rsidP="00AE3066">
            <w:pPr>
              <w:spacing w:before="60" w:after="60"/>
              <w:rPr>
                <w:rFonts w:cs="Arial"/>
                <w:sz w:val="20"/>
                <w:szCs w:val="20"/>
              </w:rPr>
            </w:pPr>
            <w:r>
              <w:rPr>
                <w:rFonts w:cs="Arial"/>
                <w:sz w:val="20"/>
                <w:szCs w:val="20"/>
              </w:rPr>
              <w:t>“</w:t>
            </w:r>
            <w:r w:rsidRPr="00DF2039">
              <w:rPr>
                <w:rFonts w:cs="Arial"/>
                <w:sz w:val="20"/>
                <w:szCs w:val="20"/>
              </w:rPr>
              <w:t>Referred.</w:t>
            </w:r>
            <w:r>
              <w:rPr>
                <w:rFonts w:cs="Arial"/>
                <w:sz w:val="20"/>
                <w:szCs w:val="20"/>
              </w:rPr>
              <w:t>”</w:t>
            </w:r>
          </w:p>
        </w:tc>
        <w:tc>
          <w:tcPr>
            <w:tcW w:w="5220" w:type="dxa"/>
          </w:tcPr>
          <w:p w:rsidR="00AE3066" w:rsidRPr="00DF2039" w:rsidRDefault="00AE3066" w:rsidP="00AE3066">
            <w:pPr>
              <w:spacing w:before="60" w:after="60"/>
              <w:rPr>
                <w:rFonts w:cs="Arial"/>
                <w:sz w:val="20"/>
                <w:szCs w:val="20"/>
              </w:rPr>
            </w:pPr>
            <w:r w:rsidRPr="00DF2039">
              <w:rPr>
                <w:rFonts w:cs="Arial"/>
                <w:sz w:val="20"/>
                <w:szCs w:val="20"/>
              </w:rPr>
              <w:t>Referred.</w:t>
            </w:r>
          </w:p>
        </w:tc>
      </w:tr>
      <w:tr w:rsidR="00AE3066" w:rsidRPr="00A66844" w:rsidTr="00AE3066">
        <w:tc>
          <w:tcPr>
            <w:tcW w:w="4140" w:type="dxa"/>
          </w:tcPr>
          <w:p w:rsidR="00AE3066" w:rsidRPr="00DF2039" w:rsidRDefault="00AE3066" w:rsidP="00AE3066">
            <w:pPr>
              <w:spacing w:before="60" w:after="60"/>
              <w:rPr>
                <w:rFonts w:cs="Arial"/>
                <w:sz w:val="20"/>
                <w:szCs w:val="20"/>
              </w:rPr>
            </w:pPr>
            <w:r>
              <w:rPr>
                <w:rFonts w:cs="Arial"/>
                <w:sz w:val="20"/>
                <w:szCs w:val="20"/>
              </w:rPr>
              <w:t>“</w:t>
            </w:r>
            <w:r w:rsidRPr="00DF2039">
              <w:rPr>
                <w:rFonts w:cs="Arial"/>
                <w:sz w:val="20"/>
                <w:szCs w:val="20"/>
              </w:rPr>
              <w:t>Unable to authorize.</w:t>
            </w:r>
            <w:r>
              <w:rPr>
                <w:rFonts w:cs="Arial"/>
                <w:sz w:val="20"/>
                <w:szCs w:val="20"/>
              </w:rPr>
              <w:t>”</w:t>
            </w:r>
          </w:p>
        </w:tc>
        <w:tc>
          <w:tcPr>
            <w:tcW w:w="5220" w:type="dxa"/>
          </w:tcPr>
          <w:p w:rsidR="00AE3066" w:rsidRPr="00DF2039" w:rsidRDefault="00AE3066" w:rsidP="00AE3066">
            <w:pPr>
              <w:spacing w:before="60" w:after="60"/>
              <w:rPr>
                <w:rFonts w:cs="Arial"/>
                <w:sz w:val="20"/>
                <w:szCs w:val="20"/>
              </w:rPr>
            </w:pPr>
            <w:r w:rsidRPr="00DF2039">
              <w:rPr>
                <w:rFonts w:cs="Arial"/>
                <w:sz w:val="20"/>
                <w:szCs w:val="20"/>
              </w:rPr>
              <w:t>Fields syntax error.</w:t>
            </w:r>
          </w:p>
        </w:tc>
      </w:tr>
    </w:tbl>
    <w:p w:rsidR="008350FA" w:rsidRDefault="008350FA" w:rsidP="008350FA">
      <w:pPr>
        <w:rPr>
          <w:rFonts w:cs="Arial"/>
          <w:sz w:val="28"/>
          <w:szCs w:val="28"/>
        </w:rPr>
      </w:pPr>
      <w:r>
        <w:br w:type="page"/>
      </w:r>
    </w:p>
    <w:p w:rsidR="00CB745B" w:rsidRDefault="00CB745B" w:rsidP="008644A8">
      <w:pPr>
        <w:pStyle w:val="Heading1"/>
        <w:jc w:val="center"/>
      </w:pPr>
      <w:bookmarkStart w:id="94" w:name="_Toc312400811"/>
      <w:r>
        <w:lastRenderedPageBreak/>
        <w:t>Index</w:t>
      </w:r>
      <w:bookmarkEnd w:id="94"/>
    </w:p>
    <w:p w:rsidR="008644A8" w:rsidRDefault="008644A8" w:rsidP="00CB745B">
      <w:pPr>
        <w:rPr>
          <w:noProof/>
        </w:rPr>
        <w:sectPr w:rsidR="008644A8" w:rsidSect="008644A8">
          <w:headerReference w:type="default" r:id="rId38"/>
          <w:footerReference w:type="default" r:id="rId39"/>
          <w:type w:val="continuous"/>
          <w:pgSz w:w="12240" w:h="15840"/>
          <w:pgMar w:top="1440" w:right="1080" w:bottom="1440" w:left="1440" w:header="720" w:footer="720" w:gutter="245"/>
          <w:cols w:space="720"/>
          <w:docGrid w:linePitch="360"/>
        </w:sectPr>
      </w:pPr>
      <w:r>
        <w:fldChar w:fldCharType="begin"/>
      </w:r>
      <w:r>
        <w:instrText xml:space="preserve"> INDEX \c "2" \z "1033" </w:instrText>
      </w:r>
      <w:r>
        <w:fldChar w:fldCharType="separate"/>
      </w:r>
    </w:p>
    <w:p w:rsidR="008644A8" w:rsidRDefault="008644A8">
      <w:pPr>
        <w:pStyle w:val="Index1"/>
        <w:tabs>
          <w:tab w:val="right" w:leader="dot" w:pos="4367"/>
        </w:tabs>
        <w:rPr>
          <w:noProof/>
        </w:rPr>
      </w:pPr>
      <w:r>
        <w:rPr>
          <w:noProof/>
        </w:rPr>
        <w:t>Alert, 11, 12, 13, 17, 18, 19</w:t>
      </w:r>
    </w:p>
    <w:p w:rsidR="008644A8" w:rsidRDefault="008644A8">
      <w:pPr>
        <w:pStyle w:val="Index1"/>
        <w:tabs>
          <w:tab w:val="right" w:leader="dot" w:pos="4367"/>
        </w:tabs>
        <w:rPr>
          <w:noProof/>
        </w:rPr>
      </w:pPr>
      <w:r>
        <w:rPr>
          <w:noProof/>
        </w:rPr>
        <w:t>ARIA Billing Manager, 19, 20</w:t>
      </w:r>
    </w:p>
    <w:p w:rsidR="008644A8" w:rsidRDefault="008644A8">
      <w:pPr>
        <w:pStyle w:val="Index1"/>
        <w:tabs>
          <w:tab w:val="right" w:leader="dot" w:pos="4367"/>
        </w:tabs>
        <w:rPr>
          <w:noProof/>
        </w:rPr>
      </w:pPr>
      <w:r>
        <w:rPr>
          <w:noProof/>
        </w:rPr>
        <w:t>Aria Billing Manager Tests</w:t>
      </w:r>
    </w:p>
    <w:p w:rsidR="008644A8" w:rsidRDefault="008644A8">
      <w:pPr>
        <w:pStyle w:val="Index2"/>
        <w:tabs>
          <w:tab w:val="right" w:leader="dot" w:pos="4367"/>
        </w:tabs>
        <w:rPr>
          <w:noProof/>
        </w:rPr>
      </w:pPr>
      <w:r>
        <w:rPr>
          <w:noProof/>
        </w:rPr>
        <w:t>System Test, 20</w:t>
      </w:r>
    </w:p>
    <w:p w:rsidR="008644A8" w:rsidRDefault="008644A8">
      <w:pPr>
        <w:pStyle w:val="Index1"/>
        <w:tabs>
          <w:tab w:val="right" w:leader="dot" w:pos="4367"/>
        </w:tabs>
        <w:rPr>
          <w:noProof/>
        </w:rPr>
      </w:pPr>
      <w:r>
        <w:rPr>
          <w:noProof/>
        </w:rPr>
        <w:t>BusinessWorks</w:t>
      </w:r>
    </w:p>
    <w:p w:rsidR="008644A8" w:rsidRDefault="008644A8">
      <w:pPr>
        <w:pStyle w:val="Index2"/>
        <w:tabs>
          <w:tab w:val="right" w:leader="dot" w:pos="4367"/>
        </w:tabs>
        <w:rPr>
          <w:noProof/>
        </w:rPr>
      </w:pPr>
      <w:r>
        <w:rPr>
          <w:noProof/>
        </w:rPr>
        <w:t>Hawk, 6, 7, 8, 9, 10, 11, 12, 13, 14, 15</w:t>
      </w:r>
    </w:p>
    <w:p w:rsidR="008644A8" w:rsidRDefault="008644A8">
      <w:pPr>
        <w:pStyle w:val="Index2"/>
        <w:tabs>
          <w:tab w:val="right" w:leader="dot" w:pos="4367"/>
        </w:tabs>
        <w:rPr>
          <w:noProof/>
        </w:rPr>
      </w:pPr>
      <w:r>
        <w:rPr>
          <w:noProof/>
        </w:rPr>
        <w:t>Hawk Console, 7</w:t>
      </w:r>
    </w:p>
    <w:p w:rsidR="008644A8" w:rsidRDefault="008644A8">
      <w:pPr>
        <w:pStyle w:val="Index1"/>
        <w:tabs>
          <w:tab w:val="right" w:leader="dot" w:pos="4367"/>
        </w:tabs>
        <w:rPr>
          <w:noProof/>
        </w:rPr>
      </w:pPr>
      <w:r w:rsidRPr="000B423F">
        <w:rPr>
          <w:rFonts w:cs="Arial"/>
          <w:noProof/>
        </w:rPr>
        <w:t>CalculateTaxesGateway</w:t>
      </w:r>
      <w:r>
        <w:rPr>
          <w:noProof/>
        </w:rPr>
        <w:t>, 5</w:t>
      </w:r>
    </w:p>
    <w:p w:rsidR="008644A8" w:rsidRDefault="008644A8">
      <w:pPr>
        <w:pStyle w:val="Index1"/>
        <w:tabs>
          <w:tab w:val="right" w:leader="dot" w:pos="4367"/>
        </w:tabs>
        <w:rPr>
          <w:noProof/>
        </w:rPr>
      </w:pPr>
      <w:r>
        <w:rPr>
          <w:noProof/>
        </w:rPr>
        <w:t>CancelContract Letter, 23</w:t>
      </w:r>
    </w:p>
    <w:p w:rsidR="008644A8" w:rsidRDefault="008644A8">
      <w:pPr>
        <w:pStyle w:val="Index1"/>
        <w:tabs>
          <w:tab w:val="right" w:leader="dot" w:pos="4367"/>
        </w:tabs>
        <w:rPr>
          <w:noProof/>
        </w:rPr>
      </w:pPr>
      <w:r>
        <w:rPr>
          <w:noProof/>
        </w:rPr>
        <w:t>CIRT, 3, 4, 13, 15, 16, 18</w:t>
      </w:r>
    </w:p>
    <w:p w:rsidR="008644A8" w:rsidRDefault="008644A8">
      <w:pPr>
        <w:pStyle w:val="Index1"/>
        <w:tabs>
          <w:tab w:val="right" w:leader="dot" w:pos="4367"/>
        </w:tabs>
        <w:rPr>
          <w:noProof/>
        </w:rPr>
      </w:pPr>
      <w:r>
        <w:rPr>
          <w:noProof/>
        </w:rPr>
        <w:t>CreateContract Service, 19</w:t>
      </w:r>
    </w:p>
    <w:p w:rsidR="008644A8" w:rsidRDefault="008644A8">
      <w:pPr>
        <w:pStyle w:val="Index1"/>
        <w:tabs>
          <w:tab w:val="right" w:leader="dot" w:pos="4367"/>
        </w:tabs>
        <w:rPr>
          <w:noProof/>
        </w:rPr>
      </w:pPr>
      <w:r w:rsidRPr="000B423F">
        <w:rPr>
          <w:rFonts w:cs="Arial"/>
          <w:noProof/>
        </w:rPr>
        <w:t>CreateContractGateway</w:t>
      </w:r>
      <w:r>
        <w:rPr>
          <w:noProof/>
        </w:rPr>
        <w:t>, 5, 6</w:t>
      </w:r>
    </w:p>
    <w:p w:rsidR="008644A8" w:rsidRDefault="008644A8">
      <w:pPr>
        <w:pStyle w:val="Index1"/>
        <w:tabs>
          <w:tab w:val="right" w:leader="dot" w:pos="4367"/>
        </w:tabs>
        <w:rPr>
          <w:noProof/>
        </w:rPr>
      </w:pPr>
      <w:r>
        <w:rPr>
          <w:noProof/>
        </w:rPr>
        <w:t>CRM, 5, 25</w:t>
      </w:r>
    </w:p>
    <w:p w:rsidR="008644A8" w:rsidRDefault="008644A8">
      <w:pPr>
        <w:pStyle w:val="Index1"/>
        <w:tabs>
          <w:tab w:val="right" w:leader="dot" w:pos="4367"/>
        </w:tabs>
        <w:rPr>
          <w:noProof/>
        </w:rPr>
      </w:pPr>
      <w:r>
        <w:rPr>
          <w:noProof/>
        </w:rPr>
        <w:t>Domain, 18</w:t>
      </w:r>
    </w:p>
    <w:p w:rsidR="008644A8" w:rsidRDefault="008644A8">
      <w:pPr>
        <w:pStyle w:val="Index1"/>
        <w:tabs>
          <w:tab w:val="right" w:leader="dot" w:pos="4367"/>
        </w:tabs>
        <w:rPr>
          <w:noProof/>
        </w:rPr>
      </w:pPr>
      <w:r>
        <w:rPr>
          <w:noProof/>
        </w:rPr>
        <w:t>Error Messages</w:t>
      </w:r>
    </w:p>
    <w:p w:rsidR="008644A8" w:rsidRDefault="008644A8">
      <w:pPr>
        <w:pStyle w:val="Index2"/>
        <w:tabs>
          <w:tab w:val="right" w:leader="dot" w:pos="4367"/>
        </w:tabs>
        <w:rPr>
          <w:noProof/>
        </w:rPr>
      </w:pPr>
      <w:r>
        <w:rPr>
          <w:noProof/>
        </w:rPr>
        <w:t>CreateContract, 26</w:t>
      </w:r>
    </w:p>
    <w:p w:rsidR="008644A8" w:rsidRDefault="008644A8">
      <w:pPr>
        <w:pStyle w:val="Index2"/>
        <w:tabs>
          <w:tab w:val="right" w:leader="dot" w:pos="4367"/>
        </w:tabs>
        <w:rPr>
          <w:noProof/>
        </w:rPr>
      </w:pPr>
      <w:r>
        <w:rPr>
          <w:noProof/>
        </w:rPr>
        <w:t>CRM, 25</w:t>
      </w:r>
    </w:p>
    <w:p w:rsidR="008644A8" w:rsidRDefault="008644A8">
      <w:pPr>
        <w:pStyle w:val="Index2"/>
        <w:tabs>
          <w:tab w:val="right" w:leader="dot" w:pos="4367"/>
        </w:tabs>
        <w:rPr>
          <w:noProof/>
        </w:rPr>
      </w:pPr>
      <w:r>
        <w:rPr>
          <w:noProof/>
        </w:rPr>
        <w:t>NET, 25</w:t>
      </w:r>
    </w:p>
    <w:p w:rsidR="008644A8" w:rsidRDefault="008644A8">
      <w:pPr>
        <w:pStyle w:val="Index1"/>
        <w:tabs>
          <w:tab w:val="right" w:leader="dot" w:pos="4367"/>
        </w:tabs>
        <w:rPr>
          <w:noProof/>
        </w:rPr>
      </w:pPr>
      <w:r>
        <w:rPr>
          <w:noProof/>
        </w:rPr>
        <w:t>Fin</w:t>
      </w:r>
      <w:r w:rsidRPr="000B423F">
        <w:rPr>
          <w:rFonts w:cs="Arial"/>
          <w:noProof/>
        </w:rPr>
        <w:t>ance Service Agent</w:t>
      </w:r>
      <w:r>
        <w:rPr>
          <w:noProof/>
        </w:rPr>
        <w:t>, 5</w:t>
      </w:r>
    </w:p>
    <w:p w:rsidR="008644A8" w:rsidRDefault="008644A8">
      <w:pPr>
        <w:pStyle w:val="Index1"/>
        <w:tabs>
          <w:tab w:val="right" w:leader="dot" w:pos="4367"/>
        </w:tabs>
        <w:rPr>
          <w:noProof/>
        </w:rPr>
      </w:pPr>
      <w:r>
        <w:rPr>
          <w:noProof/>
        </w:rPr>
        <w:t>Finance Service Gateway, 3, 4, 5, 6, 19, 20, 21</w:t>
      </w:r>
    </w:p>
    <w:p w:rsidR="008644A8" w:rsidRDefault="008644A8">
      <w:pPr>
        <w:pStyle w:val="Index1"/>
        <w:tabs>
          <w:tab w:val="right" w:leader="dot" w:pos="4367"/>
        </w:tabs>
        <w:rPr>
          <w:noProof/>
        </w:rPr>
      </w:pPr>
      <w:r w:rsidRPr="000B423F">
        <w:rPr>
          <w:rFonts w:cs="Arial"/>
          <w:noProof/>
        </w:rPr>
        <w:t>Global Collect</w:t>
      </w:r>
      <w:r>
        <w:rPr>
          <w:noProof/>
        </w:rPr>
        <w:t>, 26</w:t>
      </w:r>
    </w:p>
    <w:p w:rsidR="008644A8" w:rsidRDefault="008644A8">
      <w:pPr>
        <w:pStyle w:val="Index1"/>
        <w:tabs>
          <w:tab w:val="right" w:leader="dot" w:pos="4367"/>
        </w:tabs>
        <w:rPr>
          <w:noProof/>
        </w:rPr>
      </w:pPr>
      <w:r>
        <w:rPr>
          <w:noProof/>
        </w:rPr>
        <w:t>Hawk, 3, 4, 9, 17, 18</w:t>
      </w:r>
    </w:p>
    <w:p w:rsidR="008644A8" w:rsidRDefault="008644A8">
      <w:pPr>
        <w:pStyle w:val="Index1"/>
        <w:tabs>
          <w:tab w:val="right" w:leader="dot" w:pos="4367"/>
        </w:tabs>
        <w:rPr>
          <w:noProof/>
        </w:rPr>
      </w:pPr>
      <w:r>
        <w:rPr>
          <w:noProof/>
        </w:rPr>
        <w:t>Incident Management (IM), 15</w:t>
      </w:r>
    </w:p>
    <w:p w:rsidR="008644A8" w:rsidRDefault="008644A8">
      <w:pPr>
        <w:pStyle w:val="Index1"/>
        <w:tabs>
          <w:tab w:val="right" w:leader="dot" w:pos="4367"/>
        </w:tabs>
        <w:rPr>
          <w:noProof/>
        </w:rPr>
      </w:pPr>
      <w:r>
        <w:rPr>
          <w:noProof/>
        </w:rPr>
        <w:t>NET, 5, 25</w:t>
      </w:r>
    </w:p>
    <w:p w:rsidR="008644A8" w:rsidRDefault="008644A8">
      <w:pPr>
        <w:pStyle w:val="Index1"/>
        <w:tabs>
          <w:tab w:val="right" w:leader="dot" w:pos="4367"/>
        </w:tabs>
        <w:rPr>
          <w:noProof/>
        </w:rPr>
      </w:pPr>
      <w:r>
        <w:rPr>
          <w:noProof/>
        </w:rPr>
        <w:t>NOC, 4, 6, 13, 15, 16, 17</w:t>
      </w:r>
    </w:p>
    <w:p w:rsidR="008644A8" w:rsidRDefault="008644A8">
      <w:pPr>
        <w:pStyle w:val="Index1"/>
        <w:tabs>
          <w:tab w:val="right" w:leader="dot" w:pos="4367"/>
        </w:tabs>
        <w:rPr>
          <w:noProof/>
        </w:rPr>
      </w:pPr>
      <w:r w:rsidRPr="000B423F">
        <w:rPr>
          <w:rFonts w:cs="Arial"/>
          <w:noProof/>
          <w:color w:val="000000"/>
          <w:lang w:val="en"/>
        </w:rPr>
        <w:t>Paessler Router Traffic Grapher (PRTG)</w:t>
      </w:r>
      <w:r>
        <w:rPr>
          <w:noProof/>
        </w:rPr>
        <w:t>, 6</w:t>
      </w:r>
    </w:p>
    <w:p w:rsidR="008644A8" w:rsidRDefault="008644A8">
      <w:pPr>
        <w:pStyle w:val="Index1"/>
        <w:tabs>
          <w:tab w:val="right" w:leader="dot" w:pos="4367"/>
        </w:tabs>
        <w:rPr>
          <w:noProof/>
        </w:rPr>
      </w:pPr>
      <w:r w:rsidRPr="000B423F">
        <w:rPr>
          <w:rFonts w:cs="Arial"/>
          <w:noProof/>
        </w:rPr>
        <w:t>ProcessNonRefPayment T</w:t>
      </w:r>
      <w:r>
        <w:rPr>
          <w:noProof/>
        </w:rPr>
        <w:t>est, 24</w:t>
      </w:r>
    </w:p>
    <w:p w:rsidR="008644A8" w:rsidRDefault="008644A8">
      <w:pPr>
        <w:pStyle w:val="Index1"/>
        <w:tabs>
          <w:tab w:val="right" w:leader="dot" w:pos="4367"/>
        </w:tabs>
        <w:rPr>
          <w:noProof/>
        </w:rPr>
      </w:pPr>
      <w:r w:rsidRPr="000B423F">
        <w:rPr>
          <w:rFonts w:cs="Arial"/>
          <w:noProof/>
        </w:rPr>
        <w:t>ProcessNonRefPaymentGateway</w:t>
      </w:r>
      <w:r>
        <w:rPr>
          <w:noProof/>
        </w:rPr>
        <w:t>, 5, 6</w:t>
      </w:r>
    </w:p>
    <w:p w:rsidR="008644A8" w:rsidRDefault="008644A8">
      <w:pPr>
        <w:pStyle w:val="Index1"/>
        <w:tabs>
          <w:tab w:val="right" w:leader="dot" w:pos="4367"/>
        </w:tabs>
        <w:rPr>
          <w:noProof/>
        </w:rPr>
      </w:pPr>
      <w:r>
        <w:rPr>
          <w:noProof/>
        </w:rPr>
        <w:t>ProcessNonRefPayments, 24</w:t>
      </w:r>
    </w:p>
    <w:p w:rsidR="008644A8" w:rsidRDefault="008644A8">
      <w:pPr>
        <w:pStyle w:val="Index1"/>
        <w:tabs>
          <w:tab w:val="right" w:leader="dot" w:pos="4367"/>
        </w:tabs>
        <w:rPr>
          <w:noProof/>
        </w:rPr>
      </w:pPr>
      <w:r>
        <w:rPr>
          <w:noProof/>
        </w:rPr>
        <w:t>ProcessRefPayments, 24</w:t>
      </w:r>
    </w:p>
    <w:p w:rsidR="008644A8" w:rsidRDefault="008644A8">
      <w:pPr>
        <w:pStyle w:val="Index1"/>
        <w:tabs>
          <w:tab w:val="right" w:leader="dot" w:pos="4367"/>
        </w:tabs>
        <w:rPr>
          <w:noProof/>
        </w:rPr>
      </w:pPr>
      <w:r w:rsidRPr="000B423F">
        <w:rPr>
          <w:rFonts w:cs="Arial"/>
          <w:noProof/>
          <w:color w:val="000000"/>
          <w:lang w:val="en"/>
        </w:rPr>
        <w:t>PRTG</w:t>
      </w:r>
      <w:r>
        <w:rPr>
          <w:noProof/>
        </w:rPr>
        <w:t>, 6, 13, 14, 15, 19</w:t>
      </w:r>
    </w:p>
    <w:p w:rsidR="008644A8" w:rsidRDefault="008644A8">
      <w:pPr>
        <w:pStyle w:val="Index1"/>
        <w:tabs>
          <w:tab w:val="right" w:leader="dot" w:pos="4367"/>
        </w:tabs>
        <w:rPr>
          <w:noProof/>
        </w:rPr>
      </w:pPr>
      <w:r>
        <w:rPr>
          <w:noProof/>
        </w:rPr>
        <w:t>Spectrum Dashboard, 18</w:t>
      </w:r>
    </w:p>
    <w:p w:rsidR="008644A8" w:rsidRDefault="008644A8">
      <w:pPr>
        <w:pStyle w:val="Index1"/>
        <w:tabs>
          <w:tab w:val="right" w:leader="dot" w:pos="4367"/>
        </w:tabs>
        <w:rPr>
          <w:noProof/>
        </w:rPr>
      </w:pPr>
      <w:r>
        <w:rPr>
          <w:noProof/>
        </w:rPr>
        <w:t>SQA, 1, 2, 3, 5, 6, 15, 17, 18, 19, 22, 23</w:t>
      </w:r>
    </w:p>
    <w:p w:rsidR="008644A8" w:rsidRDefault="008644A8">
      <w:pPr>
        <w:pStyle w:val="Index1"/>
        <w:tabs>
          <w:tab w:val="right" w:leader="dot" w:pos="4367"/>
        </w:tabs>
        <w:rPr>
          <w:noProof/>
        </w:rPr>
      </w:pPr>
      <w:r>
        <w:rPr>
          <w:noProof/>
        </w:rPr>
        <w:t>SQA Database, 22</w:t>
      </w:r>
    </w:p>
    <w:p w:rsidR="008644A8" w:rsidRDefault="008644A8">
      <w:pPr>
        <w:pStyle w:val="Index1"/>
        <w:tabs>
          <w:tab w:val="right" w:leader="dot" w:pos="4367"/>
        </w:tabs>
        <w:rPr>
          <w:noProof/>
        </w:rPr>
      </w:pPr>
      <w:r>
        <w:rPr>
          <w:noProof/>
        </w:rPr>
        <w:t>Subscriber Billing System</w:t>
      </w:r>
    </w:p>
    <w:p w:rsidR="008644A8" w:rsidRDefault="008644A8">
      <w:pPr>
        <w:pStyle w:val="Index2"/>
        <w:tabs>
          <w:tab w:val="right" w:leader="dot" w:pos="4367"/>
        </w:tabs>
        <w:rPr>
          <w:noProof/>
        </w:rPr>
      </w:pPr>
      <w:r>
        <w:rPr>
          <w:noProof/>
        </w:rPr>
        <w:t>Finance Services, 5</w:t>
      </w:r>
    </w:p>
    <w:p w:rsidR="008644A8" w:rsidRDefault="008644A8">
      <w:pPr>
        <w:pStyle w:val="Index2"/>
        <w:tabs>
          <w:tab w:val="right" w:leader="dot" w:pos="4367"/>
        </w:tabs>
        <w:rPr>
          <w:noProof/>
        </w:rPr>
      </w:pPr>
      <w:r>
        <w:rPr>
          <w:noProof/>
        </w:rPr>
        <w:t>QA Testing, 5</w:t>
      </w:r>
    </w:p>
    <w:p w:rsidR="008644A8" w:rsidRDefault="008644A8">
      <w:pPr>
        <w:pStyle w:val="Index1"/>
        <w:tabs>
          <w:tab w:val="right" w:leader="dot" w:pos="4367"/>
        </w:tabs>
        <w:rPr>
          <w:noProof/>
        </w:rPr>
      </w:pPr>
      <w:r>
        <w:rPr>
          <w:noProof/>
        </w:rPr>
        <w:t>Test</w:t>
      </w:r>
    </w:p>
    <w:p w:rsidR="008644A8" w:rsidRDefault="008644A8">
      <w:pPr>
        <w:pStyle w:val="Index2"/>
        <w:tabs>
          <w:tab w:val="right" w:leader="dot" w:pos="4367"/>
        </w:tabs>
        <w:rPr>
          <w:noProof/>
        </w:rPr>
      </w:pPr>
      <w:r>
        <w:rPr>
          <w:noProof/>
        </w:rPr>
        <w:t>End to End, 19</w:t>
      </w:r>
    </w:p>
    <w:p w:rsidR="008644A8" w:rsidRDefault="008644A8">
      <w:pPr>
        <w:pStyle w:val="Index2"/>
        <w:tabs>
          <w:tab w:val="right" w:leader="dot" w:pos="4367"/>
        </w:tabs>
        <w:rPr>
          <w:noProof/>
        </w:rPr>
      </w:pPr>
      <w:r w:rsidRPr="000B423F">
        <w:rPr>
          <w:rFonts w:cs="Arial"/>
          <w:noProof/>
        </w:rPr>
        <w:t>End-to-End and Integration</w:t>
      </w:r>
      <w:r>
        <w:rPr>
          <w:noProof/>
        </w:rPr>
        <w:t>, 24</w:t>
      </w:r>
    </w:p>
    <w:p w:rsidR="008644A8" w:rsidRDefault="008644A8">
      <w:pPr>
        <w:pStyle w:val="Index2"/>
        <w:tabs>
          <w:tab w:val="right" w:leader="dot" w:pos="4367"/>
        </w:tabs>
        <w:rPr>
          <w:noProof/>
        </w:rPr>
      </w:pPr>
      <w:r w:rsidRPr="000B423F">
        <w:rPr>
          <w:rFonts w:cs="Arial"/>
          <w:noProof/>
        </w:rPr>
        <w:t>Integration</w:t>
      </w:r>
      <w:r>
        <w:rPr>
          <w:noProof/>
        </w:rPr>
        <w:t>, 19</w:t>
      </w:r>
    </w:p>
    <w:p w:rsidR="008644A8" w:rsidRDefault="008644A8">
      <w:pPr>
        <w:pStyle w:val="Index2"/>
        <w:tabs>
          <w:tab w:val="right" w:leader="dot" w:pos="4367"/>
        </w:tabs>
        <w:rPr>
          <w:noProof/>
        </w:rPr>
      </w:pPr>
      <w:r>
        <w:rPr>
          <w:noProof/>
        </w:rPr>
        <w:t>Regression, 19, 23</w:t>
      </w:r>
    </w:p>
    <w:p w:rsidR="008644A8" w:rsidRDefault="008644A8">
      <w:pPr>
        <w:pStyle w:val="Index2"/>
        <w:tabs>
          <w:tab w:val="right" w:leader="dot" w:pos="4367"/>
        </w:tabs>
        <w:rPr>
          <w:noProof/>
        </w:rPr>
      </w:pPr>
      <w:r w:rsidRPr="000B423F">
        <w:rPr>
          <w:rFonts w:cs="Arial"/>
          <w:noProof/>
        </w:rPr>
        <w:t>Smoke</w:t>
      </w:r>
      <w:r>
        <w:rPr>
          <w:noProof/>
        </w:rPr>
        <w:t>, 19, 22</w:t>
      </w:r>
    </w:p>
    <w:p w:rsidR="008644A8" w:rsidRDefault="008644A8">
      <w:pPr>
        <w:pStyle w:val="Index2"/>
        <w:tabs>
          <w:tab w:val="right" w:leader="dot" w:pos="4367"/>
        </w:tabs>
        <w:rPr>
          <w:noProof/>
        </w:rPr>
      </w:pPr>
      <w:r>
        <w:rPr>
          <w:noProof/>
        </w:rPr>
        <w:t>System, 19</w:t>
      </w:r>
    </w:p>
    <w:p w:rsidR="008644A8" w:rsidRDefault="008644A8">
      <w:pPr>
        <w:pStyle w:val="Index1"/>
        <w:tabs>
          <w:tab w:val="right" w:leader="dot" w:pos="4367"/>
        </w:tabs>
        <w:rPr>
          <w:noProof/>
        </w:rPr>
      </w:pPr>
      <w:r>
        <w:rPr>
          <w:noProof/>
        </w:rPr>
        <w:t>Tibco Administrator, 6, 11, 17, 18</w:t>
      </w:r>
    </w:p>
    <w:p w:rsidR="008644A8" w:rsidRDefault="008644A8">
      <w:pPr>
        <w:pStyle w:val="Index1"/>
        <w:tabs>
          <w:tab w:val="right" w:leader="dot" w:pos="4367"/>
        </w:tabs>
        <w:rPr>
          <w:noProof/>
        </w:rPr>
      </w:pPr>
      <w:r>
        <w:rPr>
          <w:noProof/>
        </w:rPr>
        <w:t>TIBCO BusinessWorks (BW), 6</w:t>
      </w:r>
    </w:p>
    <w:p w:rsidR="008644A8" w:rsidRDefault="008644A8">
      <w:pPr>
        <w:pStyle w:val="Index1"/>
        <w:tabs>
          <w:tab w:val="right" w:leader="dot" w:pos="4367"/>
        </w:tabs>
        <w:rPr>
          <w:noProof/>
        </w:rPr>
      </w:pPr>
      <w:r>
        <w:rPr>
          <w:noProof/>
        </w:rPr>
        <w:t>TIBCO Enterprise Management Service (EMS), 6</w:t>
      </w:r>
    </w:p>
    <w:p w:rsidR="008644A8" w:rsidRDefault="008644A8" w:rsidP="00CB745B">
      <w:pPr>
        <w:rPr>
          <w:noProof/>
        </w:rPr>
        <w:sectPr w:rsidR="008644A8" w:rsidSect="008644A8">
          <w:type w:val="continuous"/>
          <w:pgSz w:w="12240" w:h="15840"/>
          <w:pgMar w:top="1440" w:right="1080" w:bottom="1440" w:left="1440" w:header="720" w:footer="720" w:gutter="245"/>
          <w:cols w:num="2" w:space="720"/>
          <w:docGrid w:linePitch="360"/>
        </w:sectPr>
      </w:pPr>
    </w:p>
    <w:p w:rsidR="00CB745B" w:rsidRDefault="008644A8" w:rsidP="00CB745B">
      <w:r>
        <w:fldChar w:fldCharType="end"/>
      </w:r>
    </w:p>
    <w:p w:rsidR="002A7600" w:rsidRPr="00CB745B" w:rsidRDefault="002A7600" w:rsidP="00CB745B"/>
    <w:sectPr w:rsidR="002A7600" w:rsidRPr="00CB745B" w:rsidSect="008644A8">
      <w:type w:val="continuous"/>
      <w:pgSz w:w="12240" w:h="15840"/>
      <w:pgMar w:top="1440" w:right="1080" w:bottom="1440" w:left="1440" w:header="720" w:footer="720" w:gutter="24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C90" w:rsidRDefault="00EA2C90">
      <w:r>
        <w:separator/>
      </w:r>
    </w:p>
  </w:endnote>
  <w:endnote w:type="continuationSeparator" w:id="0">
    <w:p w:rsidR="00EA2C90" w:rsidRDefault="00EA2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664" w:rsidRDefault="001346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34664" w:rsidRDefault="00134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664" w:rsidRDefault="00134664">
    <w:pPr>
      <w:pStyle w:val="Footer"/>
    </w:pPr>
    <w:ins w:id="9" w:author="Dell Burner" w:date="2002-06-23T22:49:00Z">
      <w:r>
        <w:fldChar w:fldCharType="begin"/>
      </w:r>
      <w:r>
        <w:instrText xml:space="preserve"> DATE \@ "MM/dd/yyyy" </w:instrText>
      </w:r>
    </w:ins>
    <w:r>
      <w:fldChar w:fldCharType="separate"/>
    </w:r>
    <w:r w:rsidR="00F65877">
      <w:rPr>
        <w:noProof/>
      </w:rPr>
      <w:t>12/18/2017</w:t>
    </w:r>
    <w:ins w:id="10" w:author="Dell Burner" w:date="2002-06-23T22:49:00Z">
      <w:r>
        <w:fldChar w:fldCharType="end"/>
      </w:r>
    </w:ins>
    <w:r>
      <w:tab/>
    </w:r>
    <w:r>
      <w:tab/>
    </w:r>
    <w:r>
      <w:rPr>
        <w:noProof/>
      </w:rPr>
      <w:drawing>
        <wp:anchor distT="0" distB="0" distL="114300" distR="114300" simplePos="0" relativeHeight="251657216" behindDoc="1" locked="0" layoutInCell="1" allowOverlap="1" wp14:anchorId="5B9E0723" wp14:editId="5884AF3E">
          <wp:simplePos x="0" y="0"/>
          <wp:positionH relativeFrom="column">
            <wp:align>right</wp:align>
          </wp:positionH>
          <wp:positionV relativeFrom="paragraph">
            <wp:posOffset>-8890</wp:posOffset>
          </wp:positionV>
          <wp:extent cx="1828800" cy="552450"/>
          <wp:effectExtent l="0" t="0" r="0" b="0"/>
          <wp:wrapTight wrapText="bothSides">
            <wp:wrapPolygon edited="0">
              <wp:start x="0" y="0"/>
              <wp:lineTo x="0" y="20855"/>
              <wp:lineTo x="21375" y="20855"/>
              <wp:lineTo x="21375" y="0"/>
              <wp:lineTo x="0" y="0"/>
            </wp:wrapPolygon>
          </wp:wrapTight>
          <wp:docPr id="1" name="Picture 1" descr="cid:image002.jpg@01C50515.0ADC7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C50515.0ADC77C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28800" cy="5524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664" w:rsidRDefault="001346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65877">
      <w:rPr>
        <w:rStyle w:val="PageNumber"/>
        <w:noProof/>
      </w:rPr>
      <w:t>7</w:t>
    </w:r>
    <w:r>
      <w:rPr>
        <w:rStyle w:val="PageNumber"/>
      </w:rPr>
      <w:fldChar w:fldCharType="end"/>
    </w:r>
  </w:p>
  <w:p w:rsidR="00134664" w:rsidRDefault="00134664">
    <w:pPr>
      <w:pStyle w:val="Footer"/>
    </w:pPr>
    <w:r>
      <w:rPr>
        <w:noProof/>
      </w:rPr>
      <w:drawing>
        <wp:anchor distT="0" distB="0" distL="114300" distR="114300" simplePos="0" relativeHeight="251658240" behindDoc="1" locked="0" layoutInCell="1" allowOverlap="1" wp14:anchorId="37448CB9" wp14:editId="5BD775F0">
          <wp:simplePos x="0" y="0"/>
          <wp:positionH relativeFrom="column">
            <wp:posOffset>4187825</wp:posOffset>
          </wp:positionH>
          <wp:positionV relativeFrom="paragraph">
            <wp:posOffset>-167640</wp:posOffset>
          </wp:positionV>
          <wp:extent cx="1828800" cy="571500"/>
          <wp:effectExtent l="0" t="0" r="0" b="0"/>
          <wp:wrapTight wrapText="bothSides">
            <wp:wrapPolygon edited="0">
              <wp:start x="0" y="0"/>
              <wp:lineTo x="0" y="20880"/>
              <wp:lineTo x="21375" y="20880"/>
              <wp:lineTo x="21375" y="0"/>
              <wp:lineTo x="0" y="0"/>
            </wp:wrapPolygon>
          </wp:wrapTight>
          <wp:docPr id="2" name="Picture 2" descr="cid:image002.jpg@01C50515.0ADC7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C50515.0ADC77C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28800" cy="571500"/>
                  </a:xfrm>
                  <a:prstGeom prst="rect">
                    <a:avLst/>
                  </a:prstGeom>
                  <a:noFill/>
                  <a:ln>
                    <a:noFill/>
                  </a:ln>
                </pic:spPr>
              </pic:pic>
            </a:graphicData>
          </a:graphic>
          <wp14:sizeRelH relativeFrom="page">
            <wp14:pctWidth>0</wp14:pctWidth>
          </wp14:sizeRelH>
          <wp14:sizeRelV relativeFrom="page">
            <wp14:pctHeight>0</wp14:pctHeight>
          </wp14:sizeRelV>
        </wp:anchor>
      </w:drawing>
    </w:r>
    <w:ins w:id="95" w:author="Dell Burner" w:date="2002-06-23T22:49:00Z">
      <w:r>
        <w:fldChar w:fldCharType="begin"/>
      </w:r>
      <w:r>
        <w:instrText xml:space="preserve"> DATE \@ "MM/dd/yyyy" </w:instrText>
      </w:r>
    </w:ins>
    <w:r>
      <w:fldChar w:fldCharType="separate"/>
    </w:r>
    <w:r w:rsidR="00F65877">
      <w:rPr>
        <w:noProof/>
      </w:rPr>
      <w:t>12/18/2017</w:t>
    </w:r>
    <w:ins w:id="96" w:author="Dell Burner" w:date="2002-06-23T22:49:00Z">
      <w:r>
        <w:fldChar w:fldCharType="end"/>
      </w:r>
    </w:ins>
    <w:bookmarkStart w:id="97" w:name="_Toc518226924"/>
    <w:r>
      <w:tab/>
    </w:r>
    <w:r>
      <w:tab/>
    </w:r>
    <w:bookmarkEnd w:id="9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C90" w:rsidRDefault="00EA2C90">
      <w:r>
        <w:separator/>
      </w:r>
    </w:p>
  </w:footnote>
  <w:footnote w:type="continuationSeparator" w:id="0">
    <w:p w:rsidR="00EA2C90" w:rsidRDefault="00EA2C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664" w:rsidRDefault="00134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88A0D814"/>
    <w:lvl w:ilvl="0">
      <w:start w:val="1"/>
      <w:numFmt w:val="decimal"/>
      <w:pStyle w:val="ListNumber3"/>
      <w:lvlText w:val="%1."/>
      <w:lvlJc w:val="left"/>
      <w:pPr>
        <w:tabs>
          <w:tab w:val="num" w:pos="1080"/>
        </w:tabs>
        <w:ind w:left="1080" w:hanging="360"/>
      </w:pPr>
    </w:lvl>
  </w:abstractNum>
  <w:abstractNum w:abstractNumId="1" w15:restartNumberingAfterBreak="0">
    <w:nsid w:val="FFFFFF89"/>
    <w:multiLevelType w:val="singleLevel"/>
    <w:tmpl w:val="89BEAFB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3163BD"/>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E811002"/>
    <w:multiLevelType w:val="hybridMultilevel"/>
    <w:tmpl w:val="B9488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C6C39"/>
    <w:multiLevelType w:val="hybridMultilevel"/>
    <w:tmpl w:val="45E2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31231"/>
    <w:multiLevelType w:val="hybridMultilevel"/>
    <w:tmpl w:val="35CA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1523F"/>
    <w:multiLevelType w:val="hybridMultilevel"/>
    <w:tmpl w:val="EF02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B27DF"/>
    <w:multiLevelType w:val="hybridMultilevel"/>
    <w:tmpl w:val="938A8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41411"/>
    <w:multiLevelType w:val="hybridMultilevel"/>
    <w:tmpl w:val="2762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93052"/>
    <w:multiLevelType w:val="hybridMultilevel"/>
    <w:tmpl w:val="CD667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C10D69"/>
    <w:multiLevelType w:val="hybridMultilevel"/>
    <w:tmpl w:val="3AC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9B471A"/>
    <w:multiLevelType w:val="hybridMultilevel"/>
    <w:tmpl w:val="74B85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0C0899"/>
    <w:multiLevelType w:val="hybridMultilevel"/>
    <w:tmpl w:val="F0D4B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AB2782"/>
    <w:multiLevelType w:val="hybridMultilevel"/>
    <w:tmpl w:val="E66EB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B768A"/>
    <w:multiLevelType w:val="hybridMultilevel"/>
    <w:tmpl w:val="F222BC2E"/>
    <w:lvl w:ilvl="0" w:tplc="FC0E4E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EA3364"/>
    <w:multiLevelType w:val="hybridMultilevel"/>
    <w:tmpl w:val="94CA7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FC32C8"/>
    <w:multiLevelType w:val="hybridMultilevel"/>
    <w:tmpl w:val="DB3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693807"/>
    <w:multiLevelType w:val="hybridMultilevel"/>
    <w:tmpl w:val="66AE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10E7A"/>
    <w:multiLevelType w:val="hybridMultilevel"/>
    <w:tmpl w:val="048609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7E4714"/>
    <w:multiLevelType w:val="hybridMultilevel"/>
    <w:tmpl w:val="2E4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1403CD"/>
    <w:multiLevelType w:val="hybridMultilevel"/>
    <w:tmpl w:val="EFF4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B7F83"/>
    <w:multiLevelType w:val="hybridMultilevel"/>
    <w:tmpl w:val="737E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82E39"/>
    <w:multiLevelType w:val="hybridMultilevel"/>
    <w:tmpl w:val="09429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195A38"/>
    <w:multiLevelType w:val="hybridMultilevel"/>
    <w:tmpl w:val="B862064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31331"/>
    <w:multiLevelType w:val="hybridMultilevel"/>
    <w:tmpl w:val="C5A49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B0D16"/>
    <w:multiLevelType w:val="hybridMultilevel"/>
    <w:tmpl w:val="18945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12740D"/>
    <w:multiLevelType w:val="hybridMultilevel"/>
    <w:tmpl w:val="EB70D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C10C0"/>
    <w:multiLevelType w:val="hybridMultilevel"/>
    <w:tmpl w:val="9CA25BB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64E72F44"/>
    <w:multiLevelType w:val="hybridMultilevel"/>
    <w:tmpl w:val="C2F8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7069A"/>
    <w:multiLevelType w:val="multilevel"/>
    <w:tmpl w:val="0409001F"/>
    <w:styleLink w:val="111111"/>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6CCB7E01"/>
    <w:multiLevelType w:val="hybridMultilevel"/>
    <w:tmpl w:val="81C28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966730"/>
    <w:multiLevelType w:val="hybridMultilevel"/>
    <w:tmpl w:val="B9463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9393E"/>
    <w:multiLevelType w:val="hybridMultilevel"/>
    <w:tmpl w:val="7826C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E745E1"/>
    <w:multiLevelType w:val="hybridMultilevel"/>
    <w:tmpl w:val="F4B6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17A04"/>
    <w:multiLevelType w:val="hybridMultilevel"/>
    <w:tmpl w:val="700A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405687"/>
    <w:multiLevelType w:val="hybridMultilevel"/>
    <w:tmpl w:val="7E3E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4"/>
  </w:num>
  <w:num w:numId="4">
    <w:abstractNumId w:val="20"/>
  </w:num>
  <w:num w:numId="5">
    <w:abstractNumId w:val="0"/>
    <w:lvlOverride w:ilvl="0">
      <w:startOverride w:val="1"/>
    </w:lvlOverride>
  </w:num>
  <w:num w:numId="6">
    <w:abstractNumId w:val="29"/>
  </w:num>
  <w:num w:numId="7">
    <w:abstractNumId w:val="2"/>
  </w:num>
  <w:num w:numId="8">
    <w:abstractNumId w:val="11"/>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8"/>
  </w:num>
  <w:num w:numId="12">
    <w:abstractNumId w:val="4"/>
  </w:num>
  <w:num w:numId="13">
    <w:abstractNumId w:val="18"/>
  </w:num>
  <w:num w:numId="14">
    <w:abstractNumId w:val="16"/>
  </w:num>
  <w:num w:numId="15">
    <w:abstractNumId w:val="28"/>
  </w:num>
  <w:num w:numId="16">
    <w:abstractNumId w:val="26"/>
  </w:num>
  <w:num w:numId="17">
    <w:abstractNumId w:val="3"/>
  </w:num>
  <w:num w:numId="18">
    <w:abstractNumId w:val="15"/>
  </w:num>
  <w:num w:numId="19">
    <w:abstractNumId w:val="32"/>
  </w:num>
  <w:num w:numId="20">
    <w:abstractNumId w:val="22"/>
  </w:num>
  <w:num w:numId="21">
    <w:abstractNumId w:val="9"/>
  </w:num>
  <w:num w:numId="22">
    <w:abstractNumId w:val="17"/>
  </w:num>
  <w:num w:numId="23">
    <w:abstractNumId w:val="25"/>
  </w:num>
  <w:num w:numId="24">
    <w:abstractNumId w:val="34"/>
  </w:num>
  <w:num w:numId="25">
    <w:abstractNumId w:val="31"/>
  </w:num>
  <w:num w:numId="26">
    <w:abstractNumId w:val="5"/>
  </w:num>
  <w:num w:numId="27">
    <w:abstractNumId w:val="35"/>
  </w:num>
  <w:num w:numId="28">
    <w:abstractNumId w:val="6"/>
  </w:num>
  <w:num w:numId="29">
    <w:abstractNumId w:val="24"/>
  </w:num>
  <w:num w:numId="30">
    <w:abstractNumId w:val="30"/>
  </w:num>
  <w:num w:numId="31">
    <w:abstractNumId w:val="7"/>
  </w:num>
  <w:num w:numId="32">
    <w:abstractNumId w:val="19"/>
  </w:num>
  <w:num w:numId="33">
    <w:abstractNumId w:val="21"/>
  </w:num>
  <w:num w:numId="34">
    <w:abstractNumId w:val="12"/>
  </w:num>
  <w:num w:numId="35">
    <w:abstractNumId w:val="23"/>
  </w:num>
  <w:num w:numId="36">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6AE"/>
    <w:rsid w:val="0000027C"/>
    <w:rsid w:val="0000048C"/>
    <w:rsid w:val="00001222"/>
    <w:rsid w:val="00001697"/>
    <w:rsid w:val="0000258A"/>
    <w:rsid w:val="0000336D"/>
    <w:rsid w:val="0000643E"/>
    <w:rsid w:val="000065F0"/>
    <w:rsid w:val="00006AE7"/>
    <w:rsid w:val="00007B72"/>
    <w:rsid w:val="000103B7"/>
    <w:rsid w:val="0001096C"/>
    <w:rsid w:val="00012356"/>
    <w:rsid w:val="0001236A"/>
    <w:rsid w:val="00012732"/>
    <w:rsid w:val="00012E61"/>
    <w:rsid w:val="0001351F"/>
    <w:rsid w:val="00013CEB"/>
    <w:rsid w:val="000152E2"/>
    <w:rsid w:val="00015AD6"/>
    <w:rsid w:val="00016A27"/>
    <w:rsid w:val="00016DCC"/>
    <w:rsid w:val="00020375"/>
    <w:rsid w:val="00020EF2"/>
    <w:rsid w:val="0002157D"/>
    <w:rsid w:val="000224B0"/>
    <w:rsid w:val="000226B8"/>
    <w:rsid w:val="0002318B"/>
    <w:rsid w:val="000236CD"/>
    <w:rsid w:val="00025245"/>
    <w:rsid w:val="00025DDC"/>
    <w:rsid w:val="000271FB"/>
    <w:rsid w:val="000276ED"/>
    <w:rsid w:val="00032428"/>
    <w:rsid w:val="00033571"/>
    <w:rsid w:val="00033C61"/>
    <w:rsid w:val="0003476C"/>
    <w:rsid w:val="00034D47"/>
    <w:rsid w:val="0003547D"/>
    <w:rsid w:val="000355D8"/>
    <w:rsid w:val="000361F0"/>
    <w:rsid w:val="00036975"/>
    <w:rsid w:val="0003727F"/>
    <w:rsid w:val="00037D4D"/>
    <w:rsid w:val="00037E6F"/>
    <w:rsid w:val="00037F7A"/>
    <w:rsid w:val="00040AC0"/>
    <w:rsid w:val="00041A59"/>
    <w:rsid w:val="000426A4"/>
    <w:rsid w:val="0004575E"/>
    <w:rsid w:val="0005034F"/>
    <w:rsid w:val="00051174"/>
    <w:rsid w:val="000525E4"/>
    <w:rsid w:val="00052C83"/>
    <w:rsid w:val="000546F7"/>
    <w:rsid w:val="000560A3"/>
    <w:rsid w:val="000579B4"/>
    <w:rsid w:val="0006082D"/>
    <w:rsid w:val="00060A1F"/>
    <w:rsid w:val="00061E8A"/>
    <w:rsid w:val="00062E35"/>
    <w:rsid w:val="00065118"/>
    <w:rsid w:val="000653D7"/>
    <w:rsid w:val="000666C7"/>
    <w:rsid w:val="00066942"/>
    <w:rsid w:val="00066D55"/>
    <w:rsid w:val="0006740A"/>
    <w:rsid w:val="00067476"/>
    <w:rsid w:val="000677CD"/>
    <w:rsid w:val="000678AC"/>
    <w:rsid w:val="00067C9E"/>
    <w:rsid w:val="000712F4"/>
    <w:rsid w:val="000716DF"/>
    <w:rsid w:val="00071C0F"/>
    <w:rsid w:val="00071D20"/>
    <w:rsid w:val="00072C2E"/>
    <w:rsid w:val="000744AF"/>
    <w:rsid w:val="000758D7"/>
    <w:rsid w:val="00076B57"/>
    <w:rsid w:val="00076C29"/>
    <w:rsid w:val="00076E40"/>
    <w:rsid w:val="00077EBA"/>
    <w:rsid w:val="00077F98"/>
    <w:rsid w:val="000803F6"/>
    <w:rsid w:val="00081F91"/>
    <w:rsid w:val="0008458A"/>
    <w:rsid w:val="000846CA"/>
    <w:rsid w:val="0008489C"/>
    <w:rsid w:val="000858B0"/>
    <w:rsid w:val="00085A08"/>
    <w:rsid w:val="0008658E"/>
    <w:rsid w:val="00086AD6"/>
    <w:rsid w:val="00086E9D"/>
    <w:rsid w:val="00086F45"/>
    <w:rsid w:val="00090F20"/>
    <w:rsid w:val="0009191A"/>
    <w:rsid w:val="000935C7"/>
    <w:rsid w:val="000943AD"/>
    <w:rsid w:val="00095496"/>
    <w:rsid w:val="00095626"/>
    <w:rsid w:val="00095A69"/>
    <w:rsid w:val="00097B10"/>
    <w:rsid w:val="00097FE2"/>
    <w:rsid w:val="000A1050"/>
    <w:rsid w:val="000A1597"/>
    <w:rsid w:val="000A47CA"/>
    <w:rsid w:val="000A53F8"/>
    <w:rsid w:val="000A54F0"/>
    <w:rsid w:val="000A5FF7"/>
    <w:rsid w:val="000B0D3D"/>
    <w:rsid w:val="000B3713"/>
    <w:rsid w:val="000B4B0A"/>
    <w:rsid w:val="000B5838"/>
    <w:rsid w:val="000B6EF9"/>
    <w:rsid w:val="000B6F06"/>
    <w:rsid w:val="000B6F55"/>
    <w:rsid w:val="000C0633"/>
    <w:rsid w:val="000C0956"/>
    <w:rsid w:val="000C0B5B"/>
    <w:rsid w:val="000C23A8"/>
    <w:rsid w:val="000C3F9B"/>
    <w:rsid w:val="000C581F"/>
    <w:rsid w:val="000C64E9"/>
    <w:rsid w:val="000C66FF"/>
    <w:rsid w:val="000C687A"/>
    <w:rsid w:val="000D0289"/>
    <w:rsid w:val="000D05B9"/>
    <w:rsid w:val="000D3531"/>
    <w:rsid w:val="000D376E"/>
    <w:rsid w:val="000D3F82"/>
    <w:rsid w:val="000D61F1"/>
    <w:rsid w:val="000D698F"/>
    <w:rsid w:val="000D74C9"/>
    <w:rsid w:val="000D7FAA"/>
    <w:rsid w:val="000E0359"/>
    <w:rsid w:val="000E1ED8"/>
    <w:rsid w:val="000E5C64"/>
    <w:rsid w:val="000E69E4"/>
    <w:rsid w:val="000E6AE1"/>
    <w:rsid w:val="000E7A90"/>
    <w:rsid w:val="000E7B12"/>
    <w:rsid w:val="000F08CA"/>
    <w:rsid w:val="000F0D55"/>
    <w:rsid w:val="000F126D"/>
    <w:rsid w:val="000F2503"/>
    <w:rsid w:val="000F2D54"/>
    <w:rsid w:val="000F4386"/>
    <w:rsid w:val="000F4F06"/>
    <w:rsid w:val="000F5CEF"/>
    <w:rsid w:val="000F5DF5"/>
    <w:rsid w:val="000F674E"/>
    <w:rsid w:val="000F6B90"/>
    <w:rsid w:val="000F712B"/>
    <w:rsid w:val="000F7404"/>
    <w:rsid w:val="00100478"/>
    <w:rsid w:val="001010DB"/>
    <w:rsid w:val="001038AC"/>
    <w:rsid w:val="0010561E"/>
    <w:rsid w:val="0010586C"/>
    <w:rsid w:val="001059E4"/>
    <w:rsid w:val="001060BA"/>
    <w:rsid w:val="001060DD"/>
    <w:rsid w:val="001076B3"/>
    <w:rsid w:val="00110905"/>
    <w:rsid w:val="001110C7"/>
    <w:rsid w:val="00111309"/>
    <w:rsid w:val="00112009"/>
    <w:rsid w:val="001126DD"/>
    <w:rsid w:val="00113AAE"/>
    <w:rsid w:val="001151D6"/>
    <w:rsid w:val="00115210"/>
    <w:rsid w:val="0011538B"/>
    <w:rsid w:val="0011553D"/>
    <w:rsid w:val="00115540"/>
    <w:rsid w:val="00115A1C"/>
    <w:rsid w:val="00116872"/>
    <w:rsid w:val="00117BA9"/>
    <w:rsid w:val="00121741"/>
    <w:rsid w:val="001218F4"/>
    <w:rsid w:val="0012229F"/>
    <w:rsid w:val="00124B00"/>
    <w:rsid w:val="00124CCB"/>
    <w:rsid w:val="00124FA1"/>
    <w:rsid w:val="00125235"/>
    <w:rsid w:val="00127ECF"/>
    <w:rsid w:val="00131E94"/>
    <w:rsid w:val="0013270A"/>
    <w:rsid w:val="00132B58"/>
    <w:rsid w:val="001330A8"/>
    <w:rsid w:val="00134664"/>
    <w:rsid w:val="00134693"/>
    <w:rsid w:val="001350ED"/>
    <w:rsid w:val="00141327"/>
    <w:rsid w:val="00142C56"/>
    <w:rsid w:val="001434C4"/>
    <w:rsid w:val="001442B0"/>
    <w:rsid w:val="0014504B"/>
    <w:rsid w:val="00145F6A"/>
    <w:rsid w:val="001469B5"/>
    <w:rsid w:val="001509FD"/>
    <w:rsid w:val="00150E80"/>
    <w:rsid w:val="001517C1"/>
    <w:rsid w:val="00151D92"/>
    <w:rsid w:val="00152520"/>
    <w:rsid w:val="00156BEF"/>
    <w:rsid w:val="00157B91"/>
    <w:rsid w:val="00160668"/>
    <w:rsid w:val="00160D3C"/>
    <w:rsid w:val="00160EBF"/>
    <w:rsid w:val="00161475"/>
    <w:rsid w:val="00163363"/>
    <w:rsid w:val="00163399"/>
    <w:rsid w:val="001644D5"/>
    <w:rsid w:val="00164982"/>
    <w:rsid w:val="00164F94"/>
    <w:rsid w:val="001657D1"/>
    <w:rsid w:val="00165801"/>
    <w:rsid w:val="00165C1E"/>
    <w:rsid w:val="00166D7E"/>
    <w:rsid w:val="001671C6"/>
    <w:rsid w:val="001672F3"/>
    <w:rsid w:val="00167660"/>
    <w:rsid w:val="00167869"/>
    <w:rsid w:val="00167B28"/>
    <w:rsid w:val="00167FDC"/>
    <w:rsid w:val="00171AA2"/>
    <w:rsid w:val="00172095"/>
    <w:rsid w:val="00172281"/>
    <w:rsid w:val="0017405F"/>
    <w:rsid w:val="001742E5"/>
    <w:rsid w:val="00176827"/>
    <w:rsid w:val="0017707F"/>
    <w:rsid w:val="001807BC"/>
    <w:rsid w:val="0018098C"/>
    <w:rsid w:val="00183753"/>
    <w:rsid w:val="001840CE"/>
    <w:rsid w:val="0018453A"/>
    <w:rsid w:val="001851D5"/>
    <w:rsid w:val="00186EFE"/>
    <w:rsid w:val="0019005C"/>
    <w:rsid w:val="00191654"/>
    <w:rsid w:val="00192BEE"/>
    <w:rsid w:val="0019422A"/>
    <w:rsid w:val="00194D89"/>
    <w:rsid w:val="00194FED"/>
    <w:rsid w:val="00195557"/>
    <w:rsid w:val="00195BA5"/>
    <w:rsid w:val="00195C2D"/>
    <w:rsid w:val="00195FF3"/>
    <w:rsid w:val="00196321"/>
    <w:rsid w:val="00196578"/>
    <w:rsid w:val="00196828"/>
    <w:rsid w:val="0019760B"/>
    <w:rsid w:val="001976D6"/>
    <w:rsid w:val="0019772D"/>
    <w:rsid w:val="00197E0F"/>
    <w:rsid w:val="001A11F6"/>
    <w:rsid w:val="001A12B2"/>
    <w:rsid w:val="001A2EC9"/>
    <w:rsid w:val="001A306D"/>
    <w:rsid w:val="001A6C9C"/>
    <w:rsid w:val="001A71BC"/>
    <w:rsid w:val="001A793F"/>
    <w:rsid w:val="001B074C"/>
    <w:rsid w:val="001B25D0"/>
    <w:rsid w:val="001B35A8"/>
    <w:rsid w:val="001B47C0"/>
    <w:rsid w:val="001B49BD"/>
    <w:rsid w:val="001B7720"/>
    <w:rsid w:val="001C02DF"/>
    <w:rsid w:val="001C0F79"/>
    <w:rsid w:val="001C174E"/>
    <w:rsid w:val="001C1DE3"/>
    <w:rsid w:val="001C2411"/>
    <w:rsid w:val="001C25F5"/>
    <w:rsid w:val="001C361E"/>
    <w:rsid w:val="001C46AE"/>
    <w:rsid w:val="001C4B33"/>
    <w:rsid w:val="001C5206"/>
    <w:rsid w:val="001C6465"/>
    <w:rsid w:val="001C6940"/>
    <w:rsid w:val="001C79BF"/>
    <w:rsid w:val="001C7F54"/>
    <w:rsid w:val="001D0194"/>
    <w:rsid w:val="001D26B8"/>
    <w:rsid w:val="001D30B1"/>
    <w:rsid w:val="001D3273"/>
    <w:rsid w:val="001D3564"/>
    <w:rsid w:val="001D3F3A"/>
    <w:rsid w:val="001D4068"/>
    <w:rsid w:val="001D4372"/>
    <w:rsid w:val="001D7488"/>
    <w:rsid w:val="001D77A8"/>
    <w:rsid w:val="001E08D6"/>
    <w:rsid w:val="001E0CB6"/>
    <w:rsid w:val="001E0F66"/>
    <w:rsid w:val="001E18E0"/>
    <w:rsid w:val="001E213B"/>
    <w:rsid w:val="001E320D"/>
    <w:rsid w:val="001E38CD"/>
    <w:rsid w:val="001E3BB8"/>
    <w:rsid w:val="001E417C"/>
    <w:rsid w:val="001E4E8B"/>
    <w:rsid w:val="001E5E82"/>
    <w:rsid w:val="001E66C0"/>
    <w:rsid w:val="001E75F1"/>
    <w:rsid w:val="001E7CD3"/>
    <w:rsid w:val="001F32AB"/>
    <w:rsid w:val="001F3CE4"/>
    <w:rsid w:val="001F40E8"/>
    <w:rsid w:val="001F56BA"/>
    <w:rsid w:val="001F7CFE"/>
    <w:rsid w:val="00200C15"/>
    <w:rsid w:val="00201030"/>
    <w:rsid w:val="00201BD9"/>
    <w:rsid w:val="00202F8C"/>
    <w:rsid w:val="00203360"/>
    <w:rsid w:val="002038B7"/>
    <w:rsid w:val="00203D63"/>
    <w:rsid w:val="00203FFE"/>
    <w:rsid w:val="0020553B"/>
    <w:rsid w:val="00205BBF"/>
    <w:rsid w:val="00206313"/>
    <w:rsid w:val="002063BC"/>
    <w:rsid w:val="00206773"/>
    <w:rsid w:val="002106DF"/>
    <w:rsid w:val="002106FB"/>
    <w:rsid w:val="0021114C"/>
    <w:rsid w:val="00211342"/>
    <w:rsid w:val="00211F34"/>
    <w:rsid w:val="00212396"/>
    <w:rsid w:val="00212BFD"/>
    <w:rsid w:val="0021336B"/>
    <w:rsid w:val="0021356D"/>
    <w:rsid w:val="0021425C"/>
    <w:rsid w:val="00217A60"/>
    <w:rsid w:val="00220EF0"/>
    <w:rsid w:val="002212F5"/>
    <w:rsid w:val="0022161A"/>
    <w:rsid w:val="0022196C"/>
    <w:rsid w:val="0022200F"/>
    <w:rsid w:val="002228D4"/>
    <w:rsid w:val="00223007"/>
    <w:rsid w:val="0022311B"/>
    <w:rsid w:val="00224426"/>
    <w:rsid w:val="0022482C"/>
    <w:rsid w:val="00224D58"/>
    <w:rsid w:val="00225230"/>
    <w:rsid w:val="0022622A"/>
    <w:rsid w:val="00226D5A"/>
    <w:rsid w:val="0022777A"/>
    <w:rsid w:val="00227B6B"/>
    <w:rsid w:val="002306D2"/>
    <w:rsid w:val="002317A5"/>
    <w:rsid w:val="0023203E"/>
    <w:rsid w:val="002343D9"/>
    <w:rsid w:val="00235166"/>
    <w:rsid w:val="002356AF"/>
    <w:rsid w:val="00235F0B"/>
    <w:rsid w:val="00240F94"/>
    <w:rsid w:val="00242628"/>
    <w:rsid w:val="00243A69"/>
    <w:rsid w:val="00243CC5"/>
    <w:rsid w:val="002448CB"/>
    <w:rsid w:val="002452F5"/>
    <w:rsid w:val="00245D2C"/>
    <w:rsid w:val="00246CD1"/>
    <w:rsid w:val="00246E76"/>
    <w:rsid w:val="00247CD5"/>
    <w:rsid w:val="00252ADA"/>
    <w:rsid w:val="00252E96"/>
    <w:rsid w:val="0025307F"/>
    <w:rsid w:val="00253B65"/>
    <w:rsid w:val="002544DD"/>
    <w:rsid w:val="00255AB3"/>
    <w:rsid w:val="0025679F"/>
    <w:rsid w:val="002568F6"/>
    <w:rsid w:val="00257062"/>
    <w:rsid w:val="00257701"/>
    <w:rsid w:val="00257CD7"/>
    <w:rsid w:val="002605E9"/>
    <w:rsid w:val="002613BD"/>
    <w:rsid w:val="002613D1"/>
    <w:rsid w:val="002615B6"/>
    <w:rsid w:val="00261BF2"/>
    <w:rsid w:val="00261EE1"/>
    <w:rsid w:val="00263623"/>
    <w:rsid w:val="00263A8B"/>
    <w:rsid w:val="00265F8C"/>
    <w:rsid w:val="00266EF5"/>
    <w:rsid w:val="0026733F"/>
    <w:rsid w:val="00267665"/>
    <w:rsid w:val="00267A92"/>
    <w:rsid w:val="00267D40"/>
    <w:rsid w:val="002702B8"/>
    <w:rsid w:val="002703B5"/>
    <w:rsid w:val="0027089A"/>
    <w:rsid w:val="00270953"/>
    <w:rsid w:val="00270D14"/>
    <w:rsid w:val="00271110"/>
    <w:rsid w:val="0027258D"/>
    <w:rsid w:val="00272C75"/>
    <w:rsid w:val="00275012"/>
    <w:rsid w:val="00275513"/>
    <w:rsid w:val="0027761F"/>
    <w:rsid w:val="002806C4"/>
    <w:rsid w:val="00281A6D"/>
    <w:rsid w:val="00281BEA"/>
    <w:rsid w:val="00282469"/>
    <w:rsid w:val="0028408C"/>
    <w:rsid w:val="002841DA"/>
    <w:rsid w:val="00285725"/>
    <w:rsid w:val="00285DE4"/>
    <w:rsid w:val="00291B70"/>
    <w:rsid w:val="00291BAF"/>
    <w:rsid w:val="0029243C"/>
    <w:rsid w:val="00292A88"/>
    <w:rsid w:val="002939BF"/>
    <w:rsid w:val="00295F63"/>
    <w:rsid w:val="00296616"/>
    <w:rsid w:val="0029772E"/>
    <w:rsid w:val="0029792F"/>
    <w:rsid w:val="00297E46"/>
    <w:rsid w:val="002A0399"/>
    <w:rsid w:val="002A178C"/>
    <w:rsid w:val="002A26D1"/>
    <w:rsid w:val="002A3082"/>
    <w:rsid w:val="002A53D1"/>
    <w:rsid w:val="002A544E"/>
    <w:rsid w:val="002A592C"/>
    <w:rsid w:val="002A72D8"/>
    <w:rsid w:val="002A7600"/>
    <w:rsid w:val="002A7D6A"/>
    <w:rsid w:val="002B178F"/>
    <w:rsid w:val="002B1896"/>
    <w:rsid w:val="002B1B4E"/>
    <w:rsid w:val="002B25EE"/>
    <w:rsid w:val="002B2871"/>
    <w:rsid w:val="002B3574"/>
    <w:rsid w:val="002B3ADC"/>
    <w:rsid w:val="002B7BD1"/>
    <w:rsid w:val="002C0844"/>
    <w:rsid w:val="002C10A1"/>
    <w:rsid w:val="002C12DA"/>
    <w:rsid w:val="002C1E4E"/>
    <w:rsid w:val="002C1F15"/>
    <w:rsid w:val="002C29AC"/>
    <w:rsid w:val="002C318D"/>
    <w:rsid w:val="002C3663"/>
    <w:rsid w:val="002C55CC"/>
    <w:rsid w:val="002C6ADF"/>
    <w:rsid w:val="002C7CA2"/>
    <w:rsid w:val="002D16C1"/>
    <w:rsid w:val="002D273D"/>
    <w:rsid w:val="002D28CE"/>
    <w:rsid w:val="002D49B9"/>
    <w:rsid w:val="002D5A53"/>
    <w:rsid w:val="002D6EA8"/>
    <w:rsid w:val="002D7D9D"/>
    <w:rsid w:val="002D7F38"/>
    <w:rsid w:val="002E0CF3"/>
    <w:rsid w:val="002E1530"/>
    <w:rsid w:val="002E2BDF"/>
    <w:rsid w:val="002E6C7A"/>
    <w:rsid w:val="002F06D2"/>
    <w:rsid w:val="002F0768"/>
    <w:rsid w:val="002F088F"/>
    <w:rsid w:val="002F179B"/>
    <w:rsid w:val="002F2034"/>
    <w:rsid w:val="002F40D5"/>
    <w:rsid w:val="002F5F4D"/>
    <w:rsid w:val="002F614E"/>
    <w:rsid w:val="003010A3"/>
    <w:rsid w:val="003014C8"/>
    <w:rsid w:val="00302553"/>
    <w:rsid w:val="0030284A"/>
    <w:rsid w:val="003032A4"/>
    <w:rsid w:val="00303F4A"/>
    <w:rsid w:val="00304F8D"/>
    <w:rsid w:val="003051CF"/>
    <w:rsid w:val="00306056"/>
    <w:rsid w:val="00306E65"/>
    <w:rsid w:val="00306FC2"/>
    <w:rsid w:val="00307C14"/>
    <w:rsid w:val="0031154E"/>
    <w:rsid w:val="0031161B"/>
    <w:rsid w:val="00311943"/>
    <w:rsid w:val="00311AD8"/>
    <w:rsid w:val="00313ED4"/>
    <w:rsid w:val="0031427B"/>
    <w:rsid w:val="00314A6C"/>
    <w:rsid w:val="00314F6D"/>
    <w:rsid w:val="00315457"/>
    <w:rsid w:val="003160C9"/>
    <w:rsid w:val="00316958"/>
    <w:rsid w:val="00320710"/>
    <w:rsid w:val="003219B8"/>
    <w:rsid w:val="00322A20"/>
    <w:rsid w:val="00323BE6"/>
    <w:rsid w:val="00323D81"/>
    <w:rsid w:val="00325595"/>
    <w:rsid w:val="00326214"/>
    <w:rsid w:val="00327E46"/>
    <w:rsid w:val="003316AF"/>
    <w:rsid w:val="003323D5"/>
    <w:rsid w:val="003336A4"/>
    <w:rsid w:val="0033405C"/>
    <w:rsid w:val="00334C6C"/>
    <w:rsid w:val="00335172"/>
    <w:rsid w:val="00335DAD"/>
    <w:rsid w:val="003368E5"/>
    <w:rsid w:val="00336E79"/>
    <w:rsid w:val="00336EB3"/>
    <w:rsid w:val="00337107"/>
    <w:rsid w:val="00340025"/>
    <w:rsid w:val="00340D02"/>
    <w:rsid w:val="00340E84"/>
    <w:rsid w:val="00342BF3"/>
    <w:rsid w:val="003432E8"/>
    <w:rsid w:val="00343589"/>
    <w:rsid w:val="003447F5"/>
    <w:rsid w:val="0034483D"/>
    <w:rsid w:val="00345B31"/>
    <w:rsid w:val="003461F9"/>
    <w:rsid w:val="003471B0"/>
    <w:rsid w:val="0035008D"/>
    <w:rsid w:val="00350CE4"/>
    <w:rsid w:val="00350D66"/>
    <w:rsid w:val="00350F36"/>
    <w:rsid w:val="00352158"/>
    <w:rsid w:val="00352628"/>
    <w:rsid w:val="00354256"/>
    <w:rsid w:val="00354988"/>
    <w:rsid w:val="00355286"/>
    <w:rsid w:val="00355CEC"/>
    <w:rsid w:val="00356171"/>
    <w:rsid w:val="003570F5"/>
    <w:rsid w:val="0036034A"/>
    <w:rsid w:val="003613C2"/>
    <w:rsid w:val="00361AF0"/>
    <w:rsid w:val="00362141"/>
    <w:rsid w:val="003623A0"/>
    <w:rsid w:val="00362C4B"/>
    <w:rsid w:val="00362C88"/>
    <w:rsid w:val="00363E9E"/>
    <w:rsid w:val="003640B3"/>
    <w:rsid w:val="00364A26"/>
    <w:rsid w:val="00367380"/>
    <w:rsid w:val="00370BDC"/>
    <w:rsid w:val="003718D7"/>
    <w:rsid w:val="00371B43"/>
    <w:rsid w:val="00373F70"/>
    <w:rsid w:val="003746B6"/>
    <w:rsid w:val="003761D3"/>
    <w:rsid w:val="00376F5C"/>
    <w:rsid w:val="003774EE"/>
    <w:rsid w:val="00380179"/>
    <w:rsid w:val="00380AA8"/>
    <w:rsid w:val="003817C0"/>
    <w:rsid w:val="00381E1B"/>
    <w:rsid w:val="00382419"/>
    <w:rsid w:val="00382C8B"/>
    <w:rsid w:val="00382EFB"/>
    <w:rsid w:val="003833C9"/>
    <w:rsid w:val="00383ED8"/>
    <w:rsid w:val="0038462F"/>
    <w:rsid w:val="0038627A"/>
    <w:rsid w:val="003871F2"/>
    <w:rsid w:val="00390F22"/>
    <w:rsid w:val="00393B62"/>
    <w:rsid w:val="00394217"/>
    <w:rsid w:val="00395739"/>
    <w:rsid w:val="003967EA"/>
    <w:rsid w:val="00396931"/>
    <w:rsid w:val="003A0538"/>
    <w:rsid w:val="003A280B"/>
    <w:rsid w:val="003A2AF6"/>
    <w:rsid w:val="003A3998"/>
    <w:rsid w:val="003A3999"/>
    <w:rsid w:val="003A3A8F"/>
    <w:rsid w:val="003A42EC"/>
    <w:rsid w:val="003A5391"/>
    <w:rsid w:val="003A540A"/>
    <w:rsid w:val="003A5584"/>
    <w:rsid w:val="003A620C"/>
    <w:rsid w:val="003A6522"/>
    <w:rsid w:val="003A6DB6"/>
    <w:rsid w:val="003B17FC"/>
    <w:rsid w:val="003B204C"/>
    <w:rsid w:val="003B2690"/>
    <w:rsid w:val="003B453D"/>
    <w:rsid w:val="003B48BB"/>
    <w:rsid w:val="003B527E"/>
    <w:rsid w:val="003B66B4"/>
    <w:rsid w:val="003B6D8C"/>
    <w:rsid w:val="003B6E0F"/>
    <w:rsid w:val="003B7290"/>
    <w:rsid w:val="003C0073"/>
    <w:rsid w:val="003C1393"/>
    <w:rsid w:val="003C153D"/>
    <w:rsid w:val="003C33BF"/>
    <w:rsid w:val="003C42DE"/>
    <w:rsid w:val="003C43C8"/>
    <w:rsid w:val="003C5083"/>
    <w:rsid w:val="003C6648"/>
    <w:rsid w:val="003C6B12"/>
    <w:rsid w:val="003C755C"/>
    <w:rsid w:val="003C78CC"/>
    <w:rsid w:val="003C7E6F"/>
    <w:rsid w:val="003D15EA"/>
    <w:rsid w:val="003D17E9"/>
    <w:rsid w:val="003D2AB6"/>
    <w:rsid w:val="003D5580"/>
    <w:rsid w:val="003D599E"/>
    <w:rsid w:val="003D5F2F"/>
    <w:rsid w:val="003D6965"/>
    <w:rsid w:val="003E0278"/>
    <w:rsid w:val="003E1FC6"/>
    <w:rsid w:val="003E3423"/>
    <w:rsid w:val="003E376B"/>
    <w:rsid w:val="003E6BA4"/>
    <w:rsid w:val="003E6E95"/>
    <w:rsid w:val="003E7F5F"/>
    <w:rsid w:val="003F26ED"/>
    <w:rsid w:val="003F2F95"/>
    <w:rsid w:val="003F4560"/>
    <w:rsid w:val="003F5366"/>
    <w:rsid w:val="003F559B"/>
    <w:rsid w:val="003F6B42"/>
    <w:rsid w:val="003F7905"/>
    <w:rsid w:val="004019EB"/>
    <w:rsid w:val="00401CA3"/>
    <w:rsid w:val="0040325E"/>
    <w:rsid w:val="00403A27"/>
    <w:rsid w:val="00404657"/>
    <w:rsid w:val="00404D64"/>
    <w:rsid w:val="00405B3F"/>
    <w:rsid w:val="00410BA5"/>
    <w:rsid w:val="00410FC0"/>
    <w:rsid w:val="004133C1"/>
    <w:rsid w:val="004136DC"/>
    <w:rsid w:val="00413F42"/>
    <w:rsid w:val="00415CE9"/>
    <w:rsid w:val="00421A90"/>
    <w:rsid w:val="0042287E"/>
    <w:rsid w:val="0042460F"/>
    <w:rsid w:val="00424755"/>
    <w:rsid w:val="00424A37"/>
    <w:rsid w:val="004252A6"/>
    <w:rsid w:val="0042587C"/>
    <w:rsid w:val="00425D1A"/>
    <w:rsid w:val="004260CE"/>
    <w:rsid w:val="004261E3"/>
    <w:rsid w:val="004263CC"/>
    <w:rsid w:val="00432222"/>
    <w:rsid w:val="00432D2F"/>
    <w:rsid w:val="00433363"/>
    <w:rsid w:val="0043337B"/>
    <w:rsid w:val="0043361C"/>
    <w:rsid w:val="00433E5A"/>
    <w:rsid w:val="00435F34"/>
    <w:rsid w:val="0043635A"/>
    <w:rsid w:val="0043761E"/>
    <w:rsid w:val="00437827"/>
    <w:rsid w:val="00437925"/>
    <w:rsid w:val="00440E6B"/>
    <w:rsid w:val="0044135A"/>
    <w:rsid w:val="004425C0"/>
    <w:rsid w:val="00442F44"/>
    <w:rsid w:val="004449F3"/>
    <w:rsid w:val="004455AD"/>
    <w:rsid w:val="00446B2E"/>
    <w:rsid w:val="00450415"/>
    <w:rsid w:val="004517EB"/>
    <w:rsid w:val="00451E82"/>
    <w:rsid w:val="00452451"/>
    <w:rsid w:val="00452B17"/>
    <w:rsid w:val="0045322C"/>
    <w:rsid w:val="00454C0F"/>
    <w:rsid w:val="00456080"/>
    <w:rsid w:val="004564F5"/>
    <w:rsid w:val="00456A76"/>
    <w:rsid w:val="00460000"/>
    <w:rsid w:val="00461B9F"/>
    <w:rsid w:val="004621E9"/>
    <w:rsid w:val="0046273B"/>
    <w:rsid w:val="00462DD9"/>
    <w:rsid w:val="00462DF7"/>
    <w:rsid w:val="0046490F"/>
    <w:rsid w:val="004650C2"/>
    <w:rsid w:val="00465129"/>
    <w:rsid w:val="0046518A"/>
    <w:rsid w:val="004654D1"/>
    <w:rsid w:val="004665CD"/>
    <w:rsid w:val="00470B4E"/>
    <w:rsid w:val="00470C34"/>
    <w:rsid w:val="00474455"/>
    <w:rsid w:val="00474850"/>
    <w:rsid w:val="00474EF3"/>
    <w:rsid w:val="0047727C"/>
    <w:rsid w:val="00480441"/>
    <w:rsid w:val="0048053F"/>
    <w:rsid w:val="0048159D"/>
    <w:rsid w:val="0048205F"/>
    <w:rsid w:val="0048210E"/>
    <w:rsid w:val="00482F67"/>
    <w:rsid w:val="00482FDE"/>
    <w:rsid w:val="00483BE8"/>
    <w:rsid w:val="00484073"/>
    <w:rsid w:val="00485C57"/>
    <w:rsid w:val="00486672"/>
    <w:rsid w:val="00486DD7"/>
    <w:rsid w:val="004875D1"/>
    <w:rsid w:val="00487C41"/>
    <w:rsid w:val="004910A3"/>
    <w:rsid w:val="0049138D"/>
    <w:rsid w:val="00491C0B"/>
    <w:rsid w:val="00492A56"/>
    <w:rsid w:val="00493178"/>
    <w:rsid w:val="00495849"/>
    <w:rsid w:val="00496391"/>
    <w:rsid w:val="004A0B39"/>
    <w:rsid w:val="004A2187"/>
    <w:rsid w:val="004A2890"/>
    <w:rsid w:val="004A2CA9"/>
    <w:rsid w:val="004A30E3"/>
    <w:rsid w:val="004A3BAA"/>
    <w:rsid w:val="004A3C44"/>
    <w:rsid w:val="004A40BB"/>
    <w:rsid w:val="004A40EE"/>
    <w:rsid w:val="004A4634"/>
    <w:rsid w:val="004A49F4"/>
    <w:rsid w:val="004A5F81"/>
    <w:rsid w:val="004A63B7"/>
    <w:rsid w:val="004B000C"/>
    <w:rsid w:val="004B0AFA"/>
    <w:rsid w:val="004B0BF2"/>
    <w:rsid w:val="004B2477"/>
    <w:rsid w:val="004B2B86"/>
    <w:rsid w:val="004B464C"/>
    <w:rsid w:val="004B5240"/>
    <w:rsid w:val="004B6194"/>
    <w:rsid w:val="004B7364"/>
    <w:rsid w:val="004B7CF9"/>
    <w:rsid w:val="004C060C"/>
    <w:rsid w:val="004C4841"/>
    <w:rsid w:val="004C4D17"/>
    <w:rsid w:val="004C5DF9"/>
    <w:rsid w:val="004C65AC"/>
    <w:rsid w:val="004C66FD"/>
    <w:rsid w:val="004C76C8"/>
    <w:rsid w:val="004D1ED3"/>
    <w:rsid w:val="004D2802"/>
    <w:rsid w:val="004D3451"/>
    <w:rsid w:val="004D5B1D"/>
    <w:rsid w:val="004D5E0E"/>
    <w:rsid w:val="004D5E2C"/>
    <w:rsid w:val="004D7319"/>
    <w:rsid w:val="004D788F"/>
    <w:rsid w:val="004E00A4"/>
    <w:rsid w:val="004E213A"/>
    <w:rsid w:val="004E3167"/>
    <w:rsid w:val="004E4A46"/>
    <w:rsid w:val="004E4D7C"/>
    <w:rsid w:val="004E569D"/>
    <w:rsid w:val="004E6185"/>
    <w:rsid w:val="004E7342"/>
    <w:rsid w:val="004E74D5"/>
    <w:rsid w:val="004F137B"/>
    <w:rsid w:val="004F3788"/>
    <w:rsid w:val="004F3F58"/>
    <w:rsid w:val="004F3F5C"/>
    <w:rsid w:val="004F4350"/>
    <w:rsid w:val="004F4F25"/>
    <w:rsid w:val="004F575B"/>
    <w:rsid w:val="004F5812"/>
    <w:rsid w:val="004F6A5B"/>
    <w:rsid w:val="004F768A"/>
    <w:rsid w:val="00500921"/>
    <w:rsid w:val="005010B6"/>
    <w:rsid w:val="00501101"/>
    <w:rsid w:val="00501D8F"/>
    <w:rsid w:val="00501F8C"/>
    <w:rsid w:val="005028B6"/>
    <w:rsid w:val="00503001"/>
    <w:rsid w:val="00506A4B"/>
    <w:rsid w:val="0051046F"/>
    <w:rsid w:val="00510BB3"/>
    <w:rsid w:val="00511873"/>
    <w:rsid w:val="005119B1"/>
    <w:rsid w:val="005125FC"/>
    <w:rsid w:val="00512BCF"/>
    <w:rsid w:val="00513ACA"/>
    <w:rsid w:val="005143FD"/>
    <w:rsid w:val="00514E9C"/>
    <w:rsid w:val="00515619"/>
    <w:rsid w:val="005158E8"/>
    <w:rsid w:val="005164E1"/>
    <w:rsid w:val="0051699E"/>
    <w:rsid w:val="005171D5"/>
    <w:rsid w:val="00517919"/>
    <w:rsid w:val="005211CA"/>
    <w:rsid w:val="0052122F"/>
    <w:rsid w:val="005257C5"/>
    <w:rsid w:val="00527ED9"/>
    <w:rsid w:val="00531007"/>
    <w:rsid w:val="00532D0E"/>
    <w:rsid w:val="005331A9"/>
    <w:rsid w:val="00533858"/>
    <w:rsid w:val="00533891"/>
    <w:rsid w:val="00533B20"/>
    <w:rsid w:val="00534CAA"/>
    <w:rsid w:val="005353B4"/>
    <w:rsid w:val="005354C1"/>
    <w:rsid w:val="00536372"/>
    <w:rsid w:val="00537926"/>
    <w:rsid w:val="00540830"/>
    <w:rsid w:val="00540B74"/>
    <w:rsid w:val="00540F68"/>
    <w:rsid w:val="0054148D"/>
    <w:rsid w:val="00542C4E"/>
    <w:rsid w:val="005432E7"/>
    <w:rsid w:val="005442E2"/>
    <w:rsid w:val="00544F4B"/>
    <w:rsid w:val="0054537F"/>
    <w:rsid w:val="00545BB0"/>
    <w:rsid w:val="00547EBA"/>
    <w:rsid w:val="005502B3"/>
    <w:rsid w:val="0055091C"/>
    <w:rsid w:val="005509F8"/>
    <w:rsid w:val="00550B1E"/>
    <w:rsid w:val="00550C59"/>
    <w:rsid w:val="005517DF"/>
    <w:rsid w:val="00551ACA"/>
    <w:rsid w:val="00552F96"/>
    <w:rsid w:val="005530DA"/>
    <w:rsid w:val="0055597E"/>
    <w:rsid w:val="00555DE5"/>
    <w:rsid w:val="005564EB"/>
    <w:rsid w:val="00556C1C"/>
    <w:rsid w:val="00556C9C"/>
    <w:rsid w:val="00561115"/>
    <w:rsid w:val="0056127F"/>
    <w:rsid w:val="00562E6B"/>
    <w:rsid w:val="00564FD0"/>
    <w:rsid w:val="005654C4"/>
    <w:rsid w:val="005658FC"/>
    <w:rsid w:val="00565CB2"/>
    <w:rsid w:val="00565DBA"/>
    <w:rsid w:val="005706E1"/>
    <w:rsid w:val="00572E2E"/>
    <w:rsid w:val="00573A6C"/>
    <w:rsid w:val="00573EA2"/>
    <w:rsid w:val="00573FEC"/>
    <w:rsid w:val="005751C8"/>
    <w:rsid w:val="005751F8"/>
    <w:rsid w:val="0057570E"/>
    <w:rsid w:val="00575C08"/>
    <w:rsid w:val="0057684A"/>
    <w:rsid w:val="00576BF7"/>
    <w:rsid w:val="00576EFA"/>
    <w:rsid w:val="00577310"/>
    <w:rsid w:val="00577C07"/>
    <w:rsid w:val="005809AE"/>
    <w:rsid w:val="005810E0"/>
    <w:rsid w:val="00581D30"/>
    <w:rsid w:val="00582103"/>
    <w:rsid w:val="00582463"/>
    <w:rsid w:val="00583178"/>
    <w:rsid w:val="00583B3D"/>
    <w:rsid w:val="005841F2"/>
    <w:rsid w:val="00586C94"/>
    <w:rsid w:val="00586EE0"/>
    <w:rsid w:val="0058782B"/>
    <w:rsid w:val="00587986"/>
    <w:rsid w:val="00587D5E"/>
    <w:rsid w:val="00592393"/>
    <w:rsid w:val="005928B1"/>
    <w:rsid w:val="00593EFA"/>
    <w:rsid w:val="005950EC"/>
    <w:rsid w:val="005960BE"/>
    <w:rsid w:val="00596AF4"/>
    <w:rsid w:val="005A124D"/>
    <w:rsid w:val="005A24F0"/>
    <w:rsid w:val="005A264B"/>
    <w:rsid w:val="005A37E7"/>
    <w:rsid w:val="005A5A53"/>
    <w:rsid w:val="005A5E92"/>
    <w:rsid w:val="005A6525"/>
    <w:rsid w:val="005A6A19"/>
    <w:rsid w:val="005A6E7F"/>
    <w:rsid w:val="005A7C2A"/>
    <w:rsid w:val="005A7F57"/>
    <w:rsid w:val="005B03DF"/>
    <w:rsid w:val="005B0849"/>
    <w:rsid w:val="005B4050"/>
    <w:rsid w:val="005B42A3"/>
    <w:rsid w:val="005B455A"/>
    <w:rsid w:val="005B4726"/>
    <w:rsid w:val="005B4F64"/>
    <w:rsid w:val="005B5761"/>
    <w:rsid w:val="005B590A"/>
    <w:rsid w:val="005B60D7"/>
    <w:rsid w:val="005B628D"/>
    <w:rsid w:val="005B7B9B"/>
    <w:rsid w:val="005B7CD4"/>
    <w:rsid w:val="005C1408"/>
    <w:rsid w:val="005C1C3D"/>
    <w:rsid w:val="005C1CC1"/>
    <w:rsid w:val="005C2262"/>
    <w:rsid w:val="005C2849"/>
    <w:rsid w:val="005C33C8"/>
    <w:rsid w:val="005C35FC"/>
    <w:rsid w:val="005C4844"/>
    <w:rsid w:val="005C4E3D"/>
    <w:rsid w:val="005C571F"/>
    <w:rsid w:val="005C5C56"/>
    <w:rsid w:val="005C7058"/>
    <w:rsid w:val="005D0467"/>
    <w:rsid w:val="005D21D7"/>
    <w:rsid w:val="005D2F00"/>
    <w:rsid w:val="005D31E0"/>
    <w:rsid w:val="005D4BB1"/>
    <w:rsid w:val="005D6524"/>
    <w:rsid w:val="005D7076"/>
    <w:rsid w:val="005D7360"/>
    <w:rsid w:val="005D7FA9"/>
    <w:rsid w:val="005E1507"/>
    <w:rsid w:val="005E2409"/>
    <w:rsid w:val="005E3C05"/>
    <w:rsid w:val="005E4051"/>
    <w:rsid w:val="005E41D2"/>
    <w:rsid w:val="005E42A9"/>
    <w:rsid w:val="005E5116"/>
    <w:rsid w:val="005E5A37"/>
    <w:rsid w:val="005E7813"/>
    <w:rsid w:val="005E7B88"/>
    <w:rsid w:val="005F0F23"/>
    <w:rsid w:val="005F2030"/>
    <w:rsid w:val="005F5019"/>
    <w:rsid w:val="005F7642"/>
    <w:rsid w:val="005F799D"/>
    <w:rsid w:val="00601F83"/>
    <w:rsid w:val="00602F7B"/>
    <w:rsid w:val="006041DF"/>
    <w:rsid w:val="00604FE6"/>
    <w:rsid w:val="0060543D"/>
    <w:rsid w:val="006063F8"/>
    <w:rsid w:val="00606427"/>
    <w:rsid w:val="00606EE7"/>
    <w:rsid w:val="006100B0"/>
    <w:rsid w:val="0061024C"/>
    <w:rsid w:val="006114AE"/>
    <w:rsid w:val="006128A5"/>
    <w:rsid w:val="00614273"/>
    <w:rsid w:val="00614EEA"/>
    <w:rsid w:val="00614F5D"/>
    <w:rsid w:val="00615353"/>
    <w:rsid w:val="006159C8"/>
    <w:rsid w:val="00615FBF"/>
    <w:rsid w:val="0061717C"/>
    <w:rsid w:val="00617552"/>
    <w:rsid w:val="00617BB9"/>
    <w:rsid w:val="00620F1D"/>
    <w:rsid w:val="006211AE"/>
    <w:rsid w:val="0062141C"/>
    <w:rsid w:val="00624662"/>
    <w:rsid w:val="00625600"/>
    <w:rsid w:val="006259C3"/>
    <w:rsid w:val="00625ACC"/>
    <w:rsid w:val="0062603A"/>
    <w:rsid w:val="006261BF"/>
    <w:rsid w:val="00626FFB"/>
    <w:rsid w:val="00631046"/>
    <w:rsid w:val="006321AE"/>
    <w:rsid w:val="00632892"/>
    <w:rsid w:val="00633EE1"/>
    <w:rsid w:val="00634305"/>
    <w:rsid w:val="0063512E"/>
    <w:rsid w:val="00635B29"/>
    <w:rsid w:val="00636DF5"/>
    <w:rsid w:val="00641A12"/>
    <w:rsid w:val="00642592"/>
    <w:rsid w:val="0064306E"/>
    <w:rsid w:val="006438EB"/>
    <w:rsid w:val="00643C2C"/>
    <w:rsid w:val="0064487B"/>
    <w:rsid w:val="00644EF8"/>
    <w:rsid w:val="00645AC4"/>
    <w:rsid w:val="00645AFA"/>
    <w:rsid w:val="006476A2"/>
    <w:rsid w:val="00647CB5"/>
    <w:rsid w:val="0065044B"/>
    <w:rsid w:val="00650DA7"/>
    <w:rsid w:val="00650ED2"/>
    <w:rsid w:val="00651410"/>
    <w:rsid w:val="00652C01"/>
    <w:rsid w:val="00653833"/>
    <w:rsid w:val="0065427B"/>
    <w:rsid w:val="00656374"/>
    <w:rsid w:val="0065637B"/>
    <w:rsid w:val="0065672A"/>
    <w:rsid w:val="0065784E"/>
    <w:rsid w:val="00657E25"/>
    <w:rsid w:val="00660426"/>
    <w:rsid w:val="0066138E"/>
    <w:rsid w:val="006613B6"/>
    <w:rsid w:val="00661E3C"/>
    <w:rsid w:val="00662C07"/>
    <w:rsid w:val="00663651"/>
    <w:rsid w:val="0066398F"/>
    <w:rsid w:val="0066459B"/>
    <w:rsid w:val="006651B9"/>
    <w:rsid w:val="00665BF9"/>
    <w:rsid w:val="00665EEC"/>
    <w:rsid w:val="00666F2B"/>
    <w:rsid w:val="00667951"/>
    <w:rsid w:val="00670E4D"/>
    <w:rsid w:val="00673BF0"/>
    <w:rsid w:val="006745F7"/>
    <w:rsid w:val="00675B67"/>
    <w:rsid w:val="00676561"/>
    <w:rsid w:val="0067674A"/>
    <w:rsid w:val="00676831"/>
    <w:rsid w:val="006777A5"/>
    <w:rsid w:val="00680FB9"/>
    <w:rsid w:val="00681636"/>
    <w:rsid w:val="00681638"/>
    <w:rsid w:val="0068297B"/>
    <w:rsid w:val="00682E88"/>
    <w:rsid w:val="00683431"/>
    <w:rsid w:val="006834B0"/>
    <w:rsid w:val="00683536"/>
    <w:rsid w:val="006839D3"/>
    <w:rsid w:val="00684405"/>
    <w:rsid w:val="00684ADA"/>
    <w:rsid w:val="006851EA"/>
    <w:rsid w:val="0068581E"/>
    <w:rsid w:val="00692123"/>
    <w:rsid w:val="0069367F"/>
    <w:rsid w:val="0069409B"/>
    <w:rsid w:val="00694231"/>
    <w:rsid w:val="00694589"/>
    <w:rsid w:val="00694A60"/>
    <w:rsid w:val="00695CC3"/>
    <w:rsid w:val="00697678"/>
    <w:rsid w:val="006A048E"/>
    <w:rsid w:val="006A0710"/>
    <w:rsid w:val="006A0F2E"/>
    <w:rsid w:val="006A369F"/>
    <w:rsid w:val="006A4104"/>
    <w:rsid w:val="006A4444"/>
    <w:rsid w:val="006A4632"/>
    <w:rsid w:val="006A67F4"/>
    <w:rsid w:val="006A7926"/>
    <w:rsid w:val="006B0529"/>
    <w:rsid w:val="006B08E0"/>
    <w:rsid w:val="006B14C0"/>
    <w:rsid w:val="006B3540"/>
    <w:rsid w:val="006B3EA1"/>
    <w:rsid w:val="006B462D"/>
    <w:rsid w:val="006B469E"/>
    <w:rsid w:val="006B4A72"/>
    <w:rsid w:val="006B56A7"/>
    <w:rsid w:val="006B5E38"/>
    <w:rsid w:val="006B5ED1"/>
    <w:rsid w:val="006C0DD7"/>
    <w:rsid w:val="006C0F79"/>
    <w:rsid w:val="006C1D79"/>
    <w:rsid w:val="006C4566"/>
    <w:rsid w:val="006C4C2E"/>
    <w:rsid w:val="006C54FE"/>
    <w:rsid w:val="006C6037"/>
    <w:rsid w:val="006C6A68"/>
    <w:rsid w:val="006C70E2"/>
    <w:rsid w:val="006D01EF"/>
    <w:rsid w:val="006D1DA4"/>
    <w:rsid w:val="006D2149"/>
    <w:rsid w:val="006D39AD"/>
    <w:rsid w:val="006D3A46"/>
    <w:rsid w:val="006D4F6D"/>
    <w:rsid w:val="006D4FEF"/>
    <w:rsid w:val="006D56EB"/>
    <w:rsid w:val="006D589F"/>
    <w:rsid w:val="006D63CD"/>
    <w:rsid w:val="006D6CAC"/>
    <w:rsid w:val="006D7ACB"/>
    <w:rsid w:val="006E06A8"/>
    <w:rsid w:val="006E0877"/>
    <w:rsid w:val="006E1961"/>
    <w:rsid w:val="006E2487"/>
    <w:rsid w:val="006E269A"/>
    <w:rsid w:val="006E3A46"/>
    <w:rsid w:val="006E7425"/>
    <w:rsid w:val="006E7553"/>
    <w:rsid w:val="006F0A55"/>
    <w:rsid w:val="006F3268"/>
    <w:rsid w:val="006F34AC"/>
    <w:rsid w:val="006F3788"/>
    <w:rsid w:val="006F42A8"/>
    <w:rsid w:val="006F5113"/>
    <w:rsid w:val="006F56AC"/>
    <w:rsid w:val="006F59E5"/>
    <w:rsid w:val="006F5EAD"/>
    <w:rsid w:val="006F6206"/>
    <w:rsid w:val="006F7051"/>
    <w:rsid w:val="00700040"/>
    <w:rsid w:val="00701B00"/>
    <w:rsid w:val="00702E27"/>
    <w:rsid w:val="007030E9"/>
    <w:rsid w:val="00704728"/>
    <w:rsid w:val="007047F0"/>
    <w:rsid w:val="0070520F"/>
    <w:rsid w:val="0070546D"/>
    <w:rsid w:val="00705CFD"/>
    <w:rsid w:val="0070624A"/>
    <w:rsid w:val="007070CC"/>
    <w:rsid w:val="00707D4C"/>
    <w:rsid w:val="00711128"/>
    <w:rsid w:val="00711534"/>
    <w:rsid w:val="00712FC9"/>
    <w:rsid w:val="007141AD"/>
    <w:rsid w:val="00715CF5"/>
    <w:rsid w:val="00717F08"/>
    <w:rsid w:val="007203D4"/>
    <w:rsid w:val="007205F1"/>
    <w:rsid w:val="00722130"/>
    <w:rsid w:val="00722140"/>
    <w:rsid w:val="00722BB3"/>
    <w:rsid w:val="007252A5"/>
    <w:rsid w:val="007266C3"/>
    <w:rsid w:val="00727597"/>
    <w:rsid w:val="00727E97"/>
    <w:rsid w:val="00730346"/>
    <w:rsid w:val="00731411"/>
    <w:rsid w:val="0073179B"/>
    <w:rsid w:val="00731A82"/>
    <w:rsid w:val="00732DE8"/>
    <w:rsid w:val="007333F5"/>
    <w:rsid w:val="0073355D"/>
    <w:rsid w:val="007338FB"/>
    <w:rsid w:val="00734F80"/>
    <w:rsid w:val="00735193"/>
    <w:rsid w:val="0073556F"/>
    <w:rsid w:val="00735AC8"/>
    <w:rsid w:val="00736056"/>
    <w:rsid w:val="00741B4B"/>
    <w:rsid w:val="00742101"/>
    <w:rsid w:val="007423AA"/>
    <w:rsid w:val="00743534"/>
    <w:rsid w:val="00743BDA"/>
    <w:rsid w:val="00743C11"/>
    <w:rsid w:val="00745ACA"/>
    <w:rsid w:val="00745BDD"/>
    <w:rsid w:val="00745E77"/>
    <w:rsid w:val="0074686F"/>
    <w:rsid w:val="00746B06"/>
    <w:rsid w:val="00746D12"/>
    <w:rsid w:val="00747AB2"/>
    <w:rsid w:val="007510F2"/>
    <w:rsid w:val="007521B1"/>
    <w:rsid w:val="0075248B"/>
    <w:rsid w:val="00752A82"/>
    <w:rsid w:val="0075338B"/>
    <w:rsid w:val="00753DD9"/>
    <w:rsid w:val="00754A82"/>
    <w:rsid w:val="0075576D"/>
    <w:rsid w:val="00756D53"/>
    <w:rsid w:val="00764ED6"/>
    <w:rsid w:val="007651FF"/>
    <w:rsid w:val="007654E9"/>
    <w:rsid w:val="00765A90"/>
    <w:rsid w:val="00765AAA"/>
    <w:rsid w:val="00765F57"/>
    <w:rsid w:val="00766B1C"/>
    <w:rsid w:val="00766C68"/>
    <w:rsid w:val="007702DE"/>
    <w:rsid w:val="00770A39"/>
    <w:rsid w:val="00771167"/>
    <w:rsid w:val="0077120F"/>
    <w:rsid w:val="00771771"/>
    <w:rsid w:val="00771804"/>
    <w:rsid w:val="00771BA6"/>
    <w:rsid w:val="007726B8"/>
    <w:rsid w:val="00780AE8"/>
    <w:rsid w:val="00780AF2"/>
    <w:rsid w:val="00781AE8"/>
    <w:rsid w:val="00781C92"/>
    <w:rsid w:val="007822C6"/>
    <w:rsid w:val="00784BFA"/>
    <w:rsid w:val="007851CD"/>
    <w:rsid w:val="0078548E"/>
    <w:rsid w:val="00785A93"/>
    <w:rsid w:val="00785FF6"/>
    <w:rsid w:val="00786163"/>
    <w:rsid w:val="007867BE"/>
    <w:rsid w:val="00786A8E"/>
    <w:rsid w:val="00787961"/>
    <w:rsid w:val="00791933"/>
    <w:rsid w:val="00792E36"/>
    <w:rsid w:val="00794B8D"/>
    <w:rsid w:val="00794D70"/>
    <w:rsid w:val="00795B46"/>
    <w:rsid w:val="00795E34"/>
    <w:rsid w:val="0079630E"/>
    <w:rsid w:val="00796D9A"/>
    <w:rsid w:val="00797CC2"/>
    <w:rsid w:val="007A1310"/>
    <w:rsid w:val="007A153F"/>
    <w:rsid w:val="007A191A"/>
    <w:rsid w:val="007A1E7D"/>
    <w:rsid w:val="007A3133"/>
    <w:rsid w:val="007A341D"/>
    <w:rsid w:val="007A4A7E"/>
    <w:rsid w:val="007A543C"/>
    <w:rsid w:val="007A634A"/>
    <w:rsid w:val="007A6B76"/>
    <w:rsid w:val="007B00DF"/>
    <w:rsid w:val="007B01C8"/>
    <w:rsid w:val="007B1795"/>
    <w:rsid w:val="007B2D3D"/>
    <w:rsid w:val="007B3184"/>
    <w:rsid w:val="007B3372"/>
    <w:rsid w:val="007B40E1"/>
    <w:rsid w:val="007B4ABA"/>
    <w:rsid w:val="007B4BD4"/>
    <w:rsid w:val="007B7546"/>
    <w:rsid w:val="007B7F49"/>
    <w:rsid w:val="007C0FD5"/>
    <w:rsid w:val="007C1030"/>
    <w:rsid w:val="007C1D88"/>
    <w:rsid w:val="007C3E74"/>
    <w:rsid w:val="007C41D0"/>
    <w:rsid w:val="007C4753"/>
    <w:rsid w:val="007C6573"/>
    <w:rsid w:val="007C67E1"/>
    <w:rsid w:val="007C71A5"/>
    <w:rsid w:val="007C7559"/>
    <w:rsid w:val="007C7FEB"/>
    <w:rsid w:val="007D34F0"/>
    <w:rsid w:val="007D469F"/>
    <w:rsid w:val="007D4B86"/>
    <w:rsid w:val="007D6682"/>
    <w:rsid w:val="007D697B"/>
    <w:rsid w:val="007D76D6"/>
    <w:rsid w:val="007E08BB"/>
    <w:rsid w:val="007E09E1"/>
    <w:rsid w:val="007E18F0"/>
    <w:rsid w:val="007E2A1E"/>
    <w:rsid w:val="007E39F4"/>
    <w:rsid w:val="007E3F64"/>
    <w:rsid w:val="007E47EB"/>
    <w:rsid w:val="007E56DB"/>
    <w:rsid w:val="007E6BBA"/>
    <w:rsid w:val="007E6E01"/>
    <w:rsid w:val="007E76C7"/>
    <w:rsid w:val="007F004E"/>
    <w:rsid w:val="007F03E8"/>
    <w:rsid w:val="007F1136"/>
    <w:rsid w:val="007F12CE"/>
    <w:rsid w:val="007F1AF0"/>
    <w:rsid w:val="007F277F"/>
    <w:rsid w:val="007F3541"/>
    <w:rsid w:val="007F38FC"/>
    <w:rsid w:val="007F54F2"/>
    <w:rsid w:val="007F66DA"/>
    <w:rsid w:val="007F69D5"/>
    <w:rsid w:val="007F6E08"/>
    <w:rsid w:val="0080121C"/>
    <w:rsid w:val="008013E9"/>
    <w:rsid w:val="0080323C"/>
    <w:rsid w:val="00803D28"/>
    <w:rsid w:val="008045A8"/>
    <w:rsid w:val="00804C1F"/>
    <w:rsid w:val="00805C2E"/>
    <w:rsid w:val="008073ED"/>
    <w:rsid w:val="0081054F"/>
    <w:rsid w:val="00812059"/>
    <w:rsid w:val="00812192"/>
    <w:rsid w:val="00812432"/>
    <w:rsid w:val="00813F2B"/>
    <w:rsid w:val="0081420E"/>
    <w:rsid w:val="00814A55"/>
    <w:rsid w:val="00815202"/>
    <w:rsid w:val="00817064"/>
    <w:rsid w:val="00817773"/>
    <w:rsid w:val="00817CD3"/>
    <w:rsid w:val="00817D6E"/>
    <w:rsid w:val="008201D4"/>
    <w:rsid w:val="00820620"/>
    <w:rsid w:val="008207EA"/>
    <w:rsid w:val="00821D61"/>
    <w:rsid w:val="008227CC"/>
    <w:rsid w:val="00822E7F"/>
    <w:rsid w:val="0082337A"/>
    <w:rsid w:val="00824C51"/>
    <w:rsid w:val="00824E57"/>
    <w:rsid w:val="00824F5B"/>
    <w:rsid w:val="00825B50"/>
    <w:rsid w:val="00826665"/>
    <w:rsid w:val="008267F2"/>
    <w:rsid w:val="00827593"/>
    <w:rsid w:val="00827F2E"/>
    <w:rsid w:val="0083019E"/>
    <w:rsid w:val="008301EB"/>
    <w:rsid w:val="00830A8F"/>
    <w:rsid w:val="00831029"/>
    <w:rsid w:val="00834308"/>
    <w:rsid w:val="00834633"/>
    <w:rsid w:val="0083464A"/>
    <w:rsid w:val="008350FA"/>
    <w:rsid w:val="0083531D"/>
    <w:rsid w:val="00835EC4"/>
    <w:rsid w:val="008367F1"/>
    <w:rsid w:val="00837CBC"/>
    <w:rsid w:val="00837F2A"/>
    <w:rsid w:val="00842109"/>
    <w:rsid w:val="00842348"/>
    <w:rsid w:val="008434DE"/>
    <w:rsid w:val="00843E6C"/>
    <w:rsid w:val="00845B94"/>
    <w:rsid w:val="00846143"/>
    <w:rsid w:val="00847833"/>
    <w:rsid w:val="00847E13"/>
    <w:rsid w:val="00847E98"/>
    <w:rsid w:val="008509C8"/>
    <w:rsid w:val="00851361"/>
    <w:rsid w:val="00851D52"/>
    <w:rsid w:val="00851DBA"/>
    <w:rsid w:val="00852C16"/>
    <w:rsid w:val="008536B7"/>
    <w:rsid w:val="008537C4"/>
    <w:rsid w:val="0085437D"/>
    <w:rsid w:val="00854C4A"/>
    <w:rsid w:val="00855F08"/>
    <w:rsid w:val="00857597"/>
    <w:rsid w:val="00857719"/>
    <w:rsid w:val="00857A47"/>
    <w:rsid w:val="008603C2"/>
    <w:rsid w:val="008607E3"/>
    <w:rsid w:val="008614DB"/>
    <w:rsid w:val="00861B2F"/>
    <w:rsid w:val="008623AB"/>
    <w:rsid w:val="008627C2"/>
    <w:rsid w:val="008644A8"/>
    <w:rsid w:val="00864532"/>
    <w:rsid w:val="00865A36"/>
    <w:rsid w:val="00866BD1"/>
    <w:rsid w:val="008672D3"/>
    <w:rsid w:val="00871DCF"/>
    <w:rsid w:val="0087212E"/>
    <w:rsid w:val="00873517"/>
    <w:rsid w:val="00873B03"/>
    <w:rsid w:val="008744B6"/>
    <w:rsid w:val="008759C7"/>
    <w:rsid w:val="008763BA"/>
    <w:rsid w:val="008808EB"/>
    <w:rsid w:val="008814DF"/>
    <w:rsid w:val="00881AD8"/>
    <w:rsid w:val="00881C80"/>
    <w:rsid w:val="00882179"/>
    <w:rsid w:val="00882211"/>
    <w:rsid w:val="008832D8"/>
    <w:rsid w:val="00884C06"/>
    <w:rsid w:val="008868AD"/>
    <w:rsid w:val="008900C3"/>
    <w:rsid w:val="0089060C"/>
    <w:rsid w:val="00890C15"/>
    <w:rsid w:val="00891AA0"/>
    <w:rsid w:val="00891B41"/>
    <w:rsid w:val="00892139"/>
    <w:rsid w:val="00892FFC"/>
    <w:rsid w:val="008935B3"/>
    <w:rsid w:val="00894092"/>
    <w:rsid w:val="00895B79"/>
    <w:rsid w:val="00896CB3"/>
    <w:rsid w:val="008A134C"/>
    <w:rsid w:val="008A1DE6"/>
    <w:rsid w:val="008A26E1"/>
    <w:rsid w:val="008A3224"/>
    <w:rsid w:val="008A428F"/>
    <w:rsid w:val="008A453A"/>
    <w:rsid w:val="008A519B"/>
    <w:rsid w:val="008A5873"/>
    <w:rsid w:val="008A5A3D"/>
    <w:rsid w:val="008A5C47"/>
    <w:rsid w:val="008A6212"/>
    <w:rsid w:val="008A6432"/>
    <w:rsid w:val="008A72C3"/>
    <w:rsid w:val="008A794F"/>
    <w:rsid w:val="008A7A0C"/>
    <w:rsid w:val="008B013E"/>
    <w:rsid w:val="008B041D"/>
    <w:rsid w:val="008B06E8"/>
    <w:rsid w:val="008B0CCE"/>
    <w:rsid w:val="008B2312"/>
    <w:rsid w:val="008B2F0F"/>
    <w:rsid w:val="008B34D7"/>
    <w:rsid w:val="008B4059"/>
    <w:rsid w:val="008B4E0F"/>
    <w:rsid w:val="008B51C3"/>
    <w:rsid w:val="008B5993"/>
    <w:rsid w:val="008B77C5"/>
    <w:rsid w:val="008C03AC"/>
    <w:rsid w:val="008C04F5"/>
    <w:rsid w:val="008C1D45"/>
    <w:rsid w:val="008C56CB"/>
    <w:rsid w:val="008C6997"/>
    <w:rsid w:val="008C78E3"/>
    <w:rsid w:val="008C7EE1"/>
    <w:rsid w:val="008D10F3"/>
    <w:rsid w:val="008D6287"/>
    <w:rsid w:val="008D638C"/>
    <w:rsid w:val="008D7683"/>
    <w:rsid w:val="008D7A61"/>
    <w:rsid w:val="008E00D7"/>
    <w:rsid w:val="008E03BC"/>
    <w:rsid w:val="008E09E0"/>
    <w:rsid w:val="008E1DD6"/>
    <w:rsid w:val="008E20A2"/>
    <w:rsid w:val="008E2641"/>
    <w:rsid w:val="008E39DB"/>
    <w:rsid w:val="008E39F5"/>
    <w:rsid w:val="008E3BE5"/>
    <w:rsid w:val="008E4DA6"/>
    <w:rsid w:val="008E4F1D"/>
    <w:rsid w:val="008E54FB"/>
    <w:rsid w:val="008E5E07"/>
    <w:rsid w:val="008E5E45"/>
    <w:rsid w:val="008E5E83"/>
    <w:rsid w:val="008E707A"/>
    <w:rsid w:val="008E775C"/>
    <w:rsid w:val="008F0B66"/>
    <w:rsid w:val="008F0C85"/>
    <w:rsid w:val="008F0DD4"/>
    <w:rsid w:val="008F1601"/>
    <w:rsid w:val="008F1F56"/>
    <w:rsid w:val="008F2319"/>
    <w:rsid w:val="008F4562"/>
    <w:rsid w:val="008F459D"/>
    <w:rsid w:val="008F48F8"/>
    <w:rsid w:val="008F4C68"/>
    <w:rsid w:val="008F5CFB"/>
    <w:rsid w:val="008F6652"/>
    <w:rsid w:val="008F6C79"/>
    <w:rsid w:val="008F77A7"/>
    <w:rsid w:val="00900071"/>
    <w:rsid w:val="0090148A"/>
    <w:rsid w:val="00901607"/>
    <w:rsid w:val="00901DF8"/>
    <w:rsid w:val="0090243C"/>
    <w:rsid w:val="00904F50"/>
    <w:rsid w:val="00905A53"/>
    <w:rsid w:val="00906E1D"/>
    <w:rsid w:val="00907002"/>
    <w:rsid w:val="00912EE4"/>
    <w:rsid w:val="00913075"/>
    <w:rsid w:val="00913BF4"/>
    <w:rsid w:val="00913CAA"/>
    <w:rsid w:val="00913E13"/>
    <w:rsid w:val="0091429B"/>
    <w:rsid w:val="00914B7C"/>
    <w:rsid w:val="00914D1C"/>
    <w:rsid w:val="00914D55"/>
    <w:rsid w:val="00915A18"/>
    <w:rsid w:val="00915B11"/>
    <w:rsid w:val="009164E5"/>
    <w:rsid w:val="0091795B"/>
    <w:rsid w:val="00920343"/>
    <w:rsid w:val="00920C62"/>
    <w:rsid w:val="00920E3A"/>
    <w:rsid w:val="00920E40"/>
    <w:rsid w:val="0092152E"/>
    <w:rsid w:val="00921C7B"/>
    <w:rsid w:val="00921E0A"/>
    <w:rsid w:val="00922CB1"/>
    <w:rsid w:val="009245D8"/>
    <w:rsid w:val="00924D2A"/>
    <w:rsid w:val="00925416"/>
    <w:rsid w:val="00925614"/>
    <w:rsid w:val="0092717A"/>
    <w:rsid w:val="00927AD1"/>
    <w:rsid w:val="00927EB1"/>
    <w:rsid w:val="009340AA"/>
    <w:rsid w:val="00934271"/>
    <w:rsid w:val="009344AF"/>
    <w:rsid w:val="00934783"/>
    <w:rsid w:val="00934A3B"/>
    <w:rsid w:val="009361E7"/>
    <w:rsid w:val="00936207"/>
    <w:rsid w:val="00936BF0"/>
    <w:rsid w:val="009375E0"/>
    <w:rsid w:val="00940838"/>
    <w:rsid w:val="009410CC"/>
    <w:rsid w:val="00941774"/>
    <w:rsid w:val="00942917"/>
    <w:rsid w:val="00942FCD"/>
    <w:rsid w:val="00943619"/>
    <w:rsid w:val="00944885"/>
    <w:rsid w:val="00944C9D"/>
    <w:rsid w:val="0094542F"/>
    <w:rsid w:val="00945879"/>
    <w:rsid w:val="00945BDA"/>
    <w:rsid w:val="00945C13"/>
    <w:rsid w:val="009468AD"/>
    <w:rsid w:val="0094727E"/>
    <w:rsid w:val="0094757C"/>
    <w:rsid w:val="00947605"/>
    <w:rsid w:val="00950DED"/>
    <w:rsid w:val="00951077"/>
    <w:rsid w:val="009512FA"/>
    <w:rsid w:val="0095155B"/>
    <w:rsid w:val="0095174A"/>
    <w:rsid w:val="00951824"/>
    <w:rsid w:val="00951BD4"/>
    <w:rsid w:val="009546AB"/>
    <w:rsid w:val="0095510B"/>
    <w:rsid w:val="00955FF7"/>
    <w:rsid w:val="0095615F"/>
    <w:rsid w:val="00956522"/>
    <w:rsid w:val="0095674A"/>
    <w:rsid w:val="00956F6F"/>
    <w:rsid w:val="00957889"/>
    <w:rsid w:val="009606C2"/>
    <w:rsid w:val="0096157C"/>
    <w:rsid w:val="00961B02"/>
    <w:rsid w:val="00962691"/>
    <w:rsid w:val="00962EE2"/>
    <w:rsid w:val="00964763"/>
    <w:rsid w:val="00964BBE"/>
    <w:rsid w:val="00964C21"/>
    <w:rsid w:val="00965698"/>
    <w:rsid w:val="00965C69"/>
    <w:rsid w:val="0097012D"/>
    <w:rsid w:val="009712C6"/>
    <w:rsid w:val="0097137E"/>
    <w:rsid w:val="0097265F"/>
    <w:rsid w:val="00972896"/>
    <w:rsid w:val="0097350D"/>
    <w:rsid w:val="00973580"/>
    <w:rsid w:val="00973626"/>
    <w:rsid w:val="00974C4D"/>
    <w:rsid w:val="0097513E"/>
    <w:rsid w:val="00975AF2"/>
    <w:rsid w:val="009769FC"/>
    <w:rsid w:val="009770B0"/>
    <w:rsid w:val="00977116"/>
    <w:rsid w:val="00977D67"/>
    <w:rsid w:val="00980CE7"/>
    <w:rsid w:val="00981B6D"/>
    <w:rsid w:val="00981F52"/>
    <w:rsid w:val="00984BB1"/>
    <w:rsid w:val="00985028"/>
    <w:rsid w:val="009861FE"/>
    <w:rsid w:val="00987207"/>
    <w:rsid w:val="0098774D"/>
    <w:rsid w:val="0098777C"/>
    <w:rsid w:val="00987F17"/>
    <w:rsid w:val="00990A58"/>
    <w:rsid w:val="00991289"/>
    <w:rsid w:val="0099242D"/>
    <w:rsid w:val="00992A33"/>
    <w:rsid w:val="00993F61"/>
    <w:rsid w:val="00994850"/>
    <w:rsid w:val="00994AC7"/>
    <w:rsid w:val="00994F52"/>
    <w:rsid w:val="00995327"/>
    <w:rsid w:val="00996409"/>
    <w:rsid w:val="009A04FE"/>
    <w:rsid w:val="009A0E81"/>
    <w:rsid w:val="009A1172"/>
    <w:rsid w:val="009A18F6"/>
    <w:rsid w:val="009A1E80"/>
    <w:rsid w:val="009A240F"/>
    <w:rsid w:val="009A2BDB"/>
    <w:rsid w:val="009A2E15"/>
    <w:rsid w:val="009A394D"/>
    <w:rsid w:val="009A3968"/>
    <w:rsid w:val="009A4711"/>
    <w:rsid w:val="009A49F3"/>
    <w:rsid w:val="009A586E"/>
    <w:rsid w:val="009A7D4F"/>
    <w:rsid w:val="009A7E3D"/>
    <w:rsid w:val="009A7F8D"/>
    <w:rsid w:val="009B05A0"/>
    <w:rsid w:val="009B0A64"/>
    <w:rsid w:val="009B0DAA"/>
    <w:rsid w:val="009B11FD"/>
    <w:rsid w:val="009B12BE"/>
    <w:rsid w:val="009B151A"/>
    <w:rsid w:val="009B175C"/>
    <w:rsid w:val="009B2B34"/>
    <w:rsid w:val="009B4B79"/>
    <w:rsid w:val="009B528E"/>
    <w:rsid w:val="009B5B9E"/>
    <w:rsid w:val="009B5BFF"/>
    <w:rsid w:val="009B5EF0"/>
    <w:rsid w:val="009B5F33"/>
    <w:rsid w:val="009B6888"/>
    <w:rsid w:val="009C0382"/>
    <w:rsid w:val="009C045B"/>
    <w:rsid w:val="009C0644"/>
    <w:rsid w:val="009C1320"/>
    <w:rsid w:val="009C2BE0"/>
    <w:rsid w:val="009C2CA4"/>
    <w:rsid w:val="009C30A8"/>
    <w:rsid w:val="009C34EC"/>
    <w:rsid w:val="009C4219"/>
    <w:rsid w:val="009C63A0"/>
    <w:rsid w:val="009C67F6"/>
    <w:rsid w:val="009C75AE"/>
    <w:rsid w:val="009C7E86"/>
    <w:rsid w:val="009D0147"/>
    <w:rsid w:val="009D126F"/>
    <w:rsid w:val="009D2DCB"/>
    <w:rsid w:val="009D36B6"/>
    <w:rsid w:val="009D56D0"/>
    <w:rsid w:val="009D5C6D"/>
    <w:rsid w:val="009D5E70"/>
    <w:rsid w:val="009D71C4"/>
    <w:rsid w:val="009D77FE"/>
    <w:rsid w:val="009E14E2"/>
    <w:rsid w:val="009E1969"/>
    <w:rsid w:val="009E19FB"/>
    <w:rsid w:val="009E1FA2"/>
    <w:rsid w:val="009E303A"/>
    <w:rsid w:val="009E5CBE"/>
    <w:rsid w:val="009E67BE"/>
    <w:rsid w:val="009E6FA1"/>
    <w:rsid w:val="009E7FCC"/>
    <w:rsid w:val="009F107E"/>
    <w:rsid w:val="009F19D6"/>
    <w:rsid w:val="009F1F25"/>
    <w:rsid w:val="009F2DD9"/>
    <w:rsid w:val="009F3031"/>
    <w:rsid w:val="009F4263"/>
    <w:rsid w:val="009F493D"/>
    <w:rsid w:val="009F4DE8"/>
    <w:rsid w:val="009F55B7"/>
    <w:rsid w:val="009F5A64"/>
    <w:rsid w:val="009F6880"/>
    <w:rsid w:val="009F6EC0"/>
    <w:rsid w:val="009F7156"/>
    <w:rsid w:val="009F71C7"/>
    <w:rsid w:val="009F7B82"/>
    <w:rsid w:val="009F7E2C"/>
    <w:rsid w:val="00A00503"/>
    <w:rsid w:val="00A0282C"/>
    <w:rsid w:val="00A02B05"/>
    <w:rsid w:val="00A03A4E"/>
    <w:rsid w:val="00A05D1C"/>
    <w:rsid w:val="00A0723F"/>
    <w:rsid w:val="00A100B7"/>
    <w:rsid w:val="00A1051B"/>
    <w:rsid w:val="00A11310"/>
    <w:rsid w:val="00A1196A"/>
    <w:rsid w:val="00A15975"/>
    <w:rsid w:val="00A15A1B"/>
    <w:rsid w:val="00A1706A"/>
    <w:rsid w:val="00A17D83"/>
    <w:rsid w:val="00A205FD"/>
    <w:rsid w:val="00A2113D"/>
    <w:rsid w:val="00A2275E"/>
    <w:rsid w:val="00A22EA0"/>
    <w:rsid w:val="00A23505"/>
    <w:rsid w:val="00A23BED"/>
    <w:rsid w:val="00A24E15"/>
    <w:rsid w:val="00A258C1"/>
    <w:rsid w:val="00A25CF3"/>
    <w:rsid w:val="00A2610B"/>
    <w:rsid w:val="00A26141"/>
    <w:rsid w:val="00A27E1C"/>
    <w:rsid w:val="00A27F4B"/>
    <w:rsid w:val="00A31576"/>
    <w:rsid w:val="00A31CBB"/>
    <w:rsid w:val="00A31DEE"/>
    <w:rsid w:val="00A320F8"/>
    <w:rsid w:val="00A32935"/>
    <w:rsid w:val="00A340F6"/>
    <w:rsid w:val="00A34227"/>
    <w:rsid w:val="00A35A25"/>
    <w:rsid w:val="00A35C7F"/>
    <w:rsid w:val="00A35CAD"/>
    <w:rsid w:val="00A36CA5"/>
    <w:rsid w:val="00A40AD4"/>
    <w:rsid w:val="00A41089"/>
    <w:rsid w:val="00A41D79"/>
    <w:rsid w:val="00A41EDA"/>
    <w:rsid w:val="00A42CE8"/>
    <w:rsid w:val="00A43D2E"/>
    <w:rsid w:val="00A44EC6"/>
    <w:rsid w:val="00A470FD"/>
    <w:rsid w:val="00A50E9F"/>
    <w:rsid w:val="00A51B00"/>
    <w:rsid w:val="00A51F4D"/>
    <w:rsid w:val="00A527B7"/>
    <w:rsid w:val="00A55B3D"/>
    <w:rsid w:val="00A562EB"/>
    <w:rsid w:val="00A5751A"/>
    <w:rsid w:val="00A57AFB"/>
    <w:rsid w:val="00A62AD4"/>
    <w:rsid w:val="00A6347A"/>
    <w:rsid w:val="00A63BF7"/>
    <w:rsid w:val="00A67781"/>
    <w:rsid w:val="00A70154"/>
    <w:rsid w:val="00A7272E"/>
    <w:rsid w:val="00A749DC"/>
    <w:rsid w:val="00A75734"/>
    <w:rsid w:val="00A767D2"/>
    <w:rsid w:val="00A774EB"/>
    <w:rsid w:val="00A80316"/>
    <w:rsid w:val="00A816C3"/>
    <w:rsid w:val="00A82614"/>
    <w:rsid w:val="00A835FF"/>
    <w:rsid w:val="00A8415E"/>
    <w:rsid w:val="00A84FCE"/>
    <w:rsid w:val="00A85CCB"/>
    <w:rsid w:val="00A85FFA"/>
    <w:rsid w:val="00A8632B"/>
    <w:rsid w:val="00A86536"/>
    <w:rsid w:val="00A8788C"/>
    <w:rsid w:val="00A87F86"/>
    <w:rsid w:val="00A90337"/>
    <w:rsid w:val="00A9035D"/>
    <w:rsid w:val="00A90445"/>
    <w:rsid w:val="00A9380C"/>
    <w:rsid w:val="00A93E1A"/>
    <w:rsid w:val="00A93F26"/>
    <w:rsid w:val="00A94285"/>
    <w:rsid w:val="00A943E9"/>
    <w:rsid w:val="00A9469C"/>
    <w:rsid w:val="00A946E1"/>
    <w:rsid w:val="00A94703"/>
    <w:rsid w:val="00A95EE7"/>
    <w:rsid w:val="00A962A6"/>
    <w:rsid w:val="00A966F0"/>
    <w:rsid w:val="00A96ED8"/>
    <w:rsid w:val="00AA03F9"/>
    <w:rsid w:val="00AA0A7D"/>
    <w:rsid w:val="00AA0A8F"/>
    <w:rsid w:val="00AA4C3E"/>
    <w:rsid w:val="00AA657D"/>
    <w:rsid w:val="00AA7DDE"/>
    <w:rsid w:val="00AA7E55"/>
    <w:rsid w:val="00AB0B73"/>
    <w:rsid w:val="00AB0F44"/>
    <w:rsid w:val="00AB1BF2"/>
    <w:rsid w:val="00AB2246"/>
    <w:rsid w:val="00AB2931"/>
    <w:rsid w:val="00AB3245"/>
    <w:rsid w:val="00AB3B6F"/>
    <w:rsid w:val="00AB5411"/>
    <w:rsid w:val="00AB63D7"/>
    <w:rsid w:val="00AB6ABC"/>
    <w:rsid w:val="00AB7EEB"/>
    <w:rsid w:val="00AC04F0"/>
    <w:rsid w:val="00AC0845"/>
    <w:rsid w:val="00AC0A2F"/>
    <w:rsid w:val="00AC110C"/>
    <w:rsid w:val="00AC14B6"/>
    <w:rsid w:val="00AC2508"/>
    <w:rsid w:val="00AC34AB"/>
    <w:rsid w:val="00AC3DA9"/>
    <w:rsid w:val="00AC4649"/>
    <w:rsid w:val="00AC57E1"/>
    <w:rsid w:val="00AC5E60"/>
    <w:rsid w:val="00AC61CC"/>
    <w:rsid w:val="00AC652C"/>
    <w:rsid w:val="00AD1885"/>
    <w:rsid w:val="00AD2D05"/>
    <w:rsid w:val="00AD30B6"/>
    <w:rsid w:val="00AD34F3"/>
    <w:rsid w:val="00AD3D01"/>
    <w:rsid w:val="00AD538E"/>
    <w:rsid w:val="00AD56CD"/>
    <w:rsid w:val="00AD7CEF"/>
    <w:rsid w:val="00AE0521"/>
    <w:rsid w:val="00AE1024"/>
    <w:rsid w:val="00AE15F9"/>
    <w:rsid w:val="00AE3066"/>
    <w:rsid w:val="00AE3779"/>
    <w:rsid w:val="00AE3EE5"/>
    <w:rsid w:val="00AE55D8"/>
    <w:rsid w:val="00AE6250"/>
    <w:rsid w:val="00AE6503"/>
    <w:rsid w:val="00AE6A12"/>
    <w:rsid w:val="00AE7004"/>
    <w:rsid w:val="00AE7437"/>
    <w:rsid w:val="00AE7A2F"/>
    <w:rsid w:val="00AE7CE5"/>
    <w:rsid w:val="00AF0648"/>
    <w:rsid w:val="00AF0CA1"/>
    <w:rsid w:val="00AF1AD7"/>
    <w:rsid w:val="00AF1CA6"/>
    <w:rsid w:val="00AF2BCC"/>
    <w:rsid w:val="00AF39BD"/>
    <w:rsid w:val="00AF7369"/>
    <w:rsid w:val="00AF7711"/>
    <w:rsid w:val="00B003DC"/>
    <w:rsid w:val="00B01E8D"/>
    <w:rsid w:val="00B01EF3"/>
    <w:rsid w:val="00B01FC3"/>
    <w:rsid w:val="00B0220E"/>
    <w:rsid w:val="00B02EF6"/>
    <w:rsid w:val="00B06181"/>
    <w:rsid w:val="00B07358"/>
    <w:rsid w:val="00B074FA"/>
    <w:rsid w:val="00B0790B"/>
    <w:rsid w:val="00B1003E"/>
    <w:rsid w:val="00B12B22"/>
    <w:rsid w:val="00B12F55"/>
    <w:rsid w:val="00B13F75"/>
    <w:rsid w:val="00B14F77"/>
    <w:rsid w:val="00B16A6D"/>
    <w:rsid w:val="00B17D69"/>
    <w:rsid w:val="00B206B3"/>
    <w:rsid w:val="00B21016"/>
    <w:rsid w:val="00B213C9"/>
    <w:rsid w:val="00B2225F"/>
    <w:rsid w:val="00B227FE"/>
    <w:rsid w:val="00B22854"/>
    <w:rsid w:val="00B22A6B"/>
    <w:rsid w:val="00B22AC1"/>
    <w:rsid w:val="00B22AFD"/>
    <w:rsid w:val="00B24303"/>
    <w:rsid w:val="00B248D0"/>
    <w:rsid w:val="00B25398"/>
    <w:rsid w:val="00B25B06"/>
    <w:rsid w:val="00B26112"/>
    <w:rsid w:val="00B265F4"/>
    <w:rsid w:val="00B26649"/>
    <w:rsid w:val="00B26E19"/>
    <w:rsid w:val="00B30F35"/>
    <w:rsid w:val="00B32901"/>
    <w:rsid w:val="00B33ACB"/>
    <w:rsid w:val="00B342C2"/>
    <w:rsid w:val="00B3498D"/>
    <w:rsid w:val="00B34C8E"/>
    <w:rsid w:val="00B352E7"/>
    <w:rsid w:val="00B364F8"/>
    <w:rsid w:val="00B40174"/>
    <w:rsid w:val="00B42E26"/>
    <w:rsid w:val="00B44360"/>
    <w:rsid w:val="00B45DB2"/>
    <w:rsid w:val="00B45E00"/>
    <w:rsid w:val="00B46110"/>
    <w:rsid w:val="00B462BF"/>
    <w:rsid w:val="00B46F99"/>
    <w:rsid w:val="00B46FB8"/>
    <w:rsid w:val="00B473FE"/>
    <w:rsid w:val="00B52549"/>
    <w:rsid w:val="00B527AA"/>
    <w:rsid w:val="00B52ED3"/>
    <w:rsid w:val="00B53D73"/>
    <w:rsid w:val="00B542EF"/>
    <w:rsid w:val="00B5490B"/>
    <w:rsid w:val="00B5490E"/>
    <w:rsid w:val="00B55251"/>
    <w:rsid w:val="00B5595B"/>
    <w:rsid w:val="00B55A47"/>
    <w:rsid w:val="00B57074"/>
    <w:rsid w:val="00B608EE"/>
    <w:rsid w:val="00B61112"/>
    <w:rsid w:val="00B61641"/>
    <w:rsid w:val="00B61D0A"/>
    <w:rsid w:val="00B63D7E"/>
    <w:rsid w:val="00B63FEF"/>
    <w:rsid w:val="00B64F5C"/>
    <w:rsid w:val="00B655A6"/>
    <w:rsid w:val="00B659E4"/>
    <w:rsid w:val="00B66158"/>
    <w:rsid w:val="00B663F0"/>
    <w:rsid w:val="00B668DC"/>
    <w:rsid w:val="00B66961"/>
    <w:rsid w:val="00B66964"/>
    <w:rsid w:val="00B67483"/>
    <w:rsid w:val="00B706FB"/>
    <w:rsid w:val="00B72484"/>
    <w:rsid w:val="00B730A2"/>
    <w:rsid w:val="00B75087"/>
    <w:rsid w:val="00B76D4E"/>
    <w:rsid w:val="00B80A37"/>
    <w:rsid w:val="00B82735"/>
    <w:rsid w:val="00B82C69"/>
    <w:rsid w:val="00B83ADE"/>
    <w:rsid w:val="00B83ED0"/>
    <w:rsid w:val="00B84D92"/>
    <w:rsid w:val="00B865B4"/>
    <w:rsid w:val="00B865F7"/>
    <w:rsid w:val="00B8774A"/>
    <w:rsid w:val="00B90519"/>
    <w:rsid w:val="00B919B4"/>
    <w:rsid w:val="00B92009"/>
    <w:rsid w:val="00B93F34"/>
    <w:rsid w:val="00B94178"/>
    <w:rsid w:val="00B94805"/>
    <w:rsid w:val="00B94FE4"/>
    <w:rsid w:val="00B95440"/>
    <w:rsid w:val="00B96AE8"/>
    <w:rsid w:val="00B96F10"/>
    <w:rsid w:val="00BA1695"/>
    <w:rsid w:val="00BA1C58"/>
    <w:rsid w:val="00BA2539"/>
    <w:rsid w:val="00BA2DCF"/>
    <w:rsid w:val="00BA2E4C"/>
    <w:rsid w:val="00BA326D"/>
    <w:rsid w:val="00BA4D4B"/>
    <w:rsid w:val="00BA5835"/>
    <w:rsid w:val="00BA6129"/>
    <w:rsid w:val="00BA670A"/>
    <w:rsid w:val="00BA6C33"/>
    <w:rsid w:val="00BB18D8"/>
    <w:rsid w:val="00BB26FC"/>
    <w:rsid w:val="00BB3070"/>
    <w:rsid w:val="00BB36E9"/>
    <w:rsid w:val="00BB3AA7"/>
    <w:rsid w:val="00BB46B1"/>
    <w:rsid w:val="00BB4F25"/>
    <w:rsid w:val="00BB798A"/>
    <w:rsid w:val="00BC2AD4"/>
    <w:rsid w:val="00BC368A"/>
    <w:rsid w:val="00BC43E9"/>
    <w:rsid w:val="00BC5CFA"/>
    <w:rsid w:val="00BC5EA7"/>
    <w:rsid w:val="00BC620C"/>
    <w:rsid w:val="00BC7379"/>
    <w:rsid w:val="00BC7BAE"/>
    <w:rsid w:val="00BD081C"/>
    <w:rsid w:val="00BD1928"/>
    <w:rsid w:val="00BD1D5B"/>
    <w:rsid w:val="00BD2D47"/>
    <w:rsid w:val="00BD2D55"/>
    <w:rsid w:val="00BD36A3"/>
    <w:rsid w:val="00BD3BF8"/>
    <w:rsid w:val="00BD4A50"/>
    <w:rsid w:val="00BD5564"/>
    <w:rsid w:val="00BD5BB3"/>
    <w:rsid w:val="00BD619E"/>
    <w:rsid w:val="00BD6748"/>
    <w:rsid w:val="00BD681F"/>
    <w:rsid w:val="00BD6BB8"/>
    <w:rsid w:val="00BD6D21"/>
    <w:rsid w:val="00BD7116"/>
    <w:rsid w:val="00BD7511"/>
    <w:rsid w:val="00BD7561"/>
    <w:rsid w:val="00BD794E"/>
    <w:rsid w:val="00BD7CCC"/>
    <w:rsid w:val="00BE0868"/>
    <w:rsid w:val="00BE155A"/>
    <w:rsid w:val="00BE1A72"/>
    <w:rsid w:val="00BE1B85"/>
    <w:rsid w:val="00BE3009"/>
    <w:rsid w:val="00BE3D92"/>
    <w:rsid w:val="00BE444E"/>
    <w:rsid w:val="00BE4A0E"/>
    <w:rsid w:val="00BE4A35"/>
    <w:rsid w:val="00BE4AA9"/>
    <w:rsid w:val="00BE5A2D"/>
    <w:rsid w:val="00BE5F8F"/>
    <w:rsid w:val="00BE6D2C"/>
    <w:rsid w:val="00BE7284"/>
    <w:rsid w:val="00BE7559"/>
    <w:rsid w:val="00BE799A"/>
    <w:rsid w:val="00BE7C77"/>
    <w:rsid w:val="00BF0038"/>
    <w:rsid w:val="00BF0047"/>
    <w:rsid w:val="00BF0D4B"/>
    <w:rsid w:val="00BF4E08"/>
    <w:rsid w:val="00C008A2"/>
    <w:rsid w:val="00C00A0F"/>
    <w:rsid w:val="00C0224B"/>
    <w:rsid w:val="00C0231C"/>
    <w:rsid w:val="00C02E7C"/>
    <w:rsid w:val="00C03B39"/>
    <w:rsid w:val="00C03BC9"/>
    <w:rsid w:val="00C040BB"/>
    <w:rsid w:val="00C04FFC"/>
    <w:rsid w:val="00C0654C"/>
    <w:rsid w:val="00C072D1"/>
    <w:rsid w:val="00C10268"/>
    <w:rsid w:val="00C10A66"/>
    <w:rsid w:val="00C11F14"/>
    <w:rsid w:val="00C133F5"/>
    <w:rsid w:val="00C138F0"/>
    <w:rsid w:val="00C13A91"/>
    <w:rsid w:val="00C1457A"/>
    <w:rsid w:val="00C1468F"/>
    <w:rsid w:val="00C16418"/>
    <w:rsid w:val="00C17A08"/>
    <w:rsid w:val="00C20DBF"/>
    <w:rsid w:val="00C20FD9"/>
    <w:rsid w:val="00C21F56"/>
    <w:rsid w:val="00C221E4"/>
    <w:rsid w:val="00C228AA"/>
    <w:rsid w:val="00C234F5"/>
    <w:rsid w:val="00C238B3"/>
    <w:rsid w:val="00C23E9A"/>
    <w:rsid w:val="00C2508A"/>
    <w:rsid w:val="00C25523"/>
    <w:rsid w:val="00C26CE8"/>
    <w:rsid w:val="00C26DB0"/>
    <w:rsid w:val="00C272B7"/>
    <w:rsid w:val="00C2784B"/>
    <w:rsid w:val="00C27F2D"/>
    <w:rsid w:val="00C324FE"/>
    <w:rsid w:val="00C3419A"/>
    <w:rsid w:val="00C34508"/>
    <w:rsid w:val="00C34AAE"/>
    <w:rsid w:val="00C359FE"/>
    <w:rsid w:val="00C35AEB"/>
    <w:rsid w:val="00C36119"/>
    <w:rsid w:val="00C37017"/>
    <w:rsid w:val="00C372C9"/>
    <w:rsid w:val="00C3782F"/>
    <w:rsid w:val="00C37C66"/>
    <w:rsid w:val="00C4158E"/>
    <w:rsid w:val="00C4351A"/>
    <w:rsid w:val="00C44089"/>
    <w:rsid w:val="00C449BA"/>
    <w:rsid w:val="00C44B66"/>
    <w:rsid w:val="00C44F45"/>
    <w:rsid w:val="00C450CB"/>
    <w:rsid w:val="00C452E3"/>
    <w:rsid w:val="00C4590C"/>
    <w:rsid w:val="00C45C7A"/>
    <w:rsid w:val="00C4619E"/>
    <w:rsid w:val="00C47CE8"/>
    <w:rsid w:val="00C50842"/>
    <w:rsid w:val="00C517AC"/>
    <w:rsid w:val="00C51A63"/>
    <w:rsid w:val="00C52064"/>
    <w:rsid w:val="00C54019"/>
    <w:rsid w:val="00C5495B"/>
    <w:rsid w:val="00C5503E"/>
    <w:rsid w:val="00C601E3"/>
    <w:rsid w:val="00C60377"/>
    <w:rsid w:val="00C60475"/>
    <w:rsid w:val="00C610BD"/>
    <w:rsid w:val="00C6163D"/>
    <w:rsid w:val="00C634A4"/>
    <w:rsid w:val="00C6381E"/>
    <w:rsid w:val="00C64CCC"/>
    <w:rsid w:val="00C6540A"/>
    <w:rsid w:val="00C6573D"/>
    <w:rsid w:val="00C6607B"/>
    <w:rsid w:val="00C66825"/>
    <w:rsid w:val="00C66D04"/>
    <w:rsid w:val="00C67F7F"/>
    <w:rsid w:val="00C70A5E"/>
    <w:rsid w:val="00C70F87"/>
    <w:rsid w:val="00C719EA"/>
    <w:rsid w:val="00C73098"/>
    <w:rsid w:val="00C732C0"/>
    <w:rsid w:val="00C7330B"/>
    <w:rsid w:val="00C737A6"/>
    <w:rsid w:val="00C73D43"/>
    <w:rsid w:val="00C77019"/>
    <w:rsid w:val="00C776DF"/>
    <w:rsid w:val="00C80332"/>
    <w:rsid w:val="00C80D19"/>
    <w:rsid w:val="00C81484"/>
    <w:rsid w:val="00C81574"/>
    <w:rsid w:val="00C816A5"/>
    <w:rsid w:val="00C818E8"/>
    <w:rsid w:val="00C81D44"/>
    <w:rsid w:val="00C81E61"/>
    <w:rsid w:val="00C82375"/>
    <w:rsid w:val="00C83C0E"/>
    <w:rsid w:val="00C86A0E"/>
    <w:rsid w:val="00C871DD"/>
    <w:rsid w:val="00C90714"/>
    <w:rsid w:val="00C908FB"/>
    <w:rsid w:val="00C91495"/>
    <w:rsid w:val="00C93F6B"/>
    <w:rsid w:val="00C9447D"/>
    <w:rsid w:val="00C94C5A"/>
    <w:rsid w:val="00C96681"/>
    <w:rsid w:val="00C96942"/>
    <w:rsid w:val="00C9730B"/>
    <w:rsid w:val="00CA1E62"/>
    <w:rsid w:val="00CA34B5"/>
    <w:rsid w:val="00CA3E9C"/>
    <w:rsid w:val="00CA40B5"/>
    <w:rsid w:val="00CA43A1"/>
    <w:rsid w:val="00CA4480"/>
    <w:rsid w:val="00CA45E7"/>
    <w:rsid w:val="00CA46C1"/>
    <w:rsid w:val="00CA71AF"/>
    <w:rsid w:val="00CA7356"/>
    <w:rsid w:val="00CB008A"/>
    <w:rsid w:val="00CB05B9"/>
    <w:rsid w:val="00CB1FA4"/>
    <w:rsid w:val="00CB2B82"/>
    <w:rsid w:val="00CB45C9"/>
    <w:rsid w:val="00CB554C"/>
    <w:rsid w:val="00CB71EB"/>
    <w:rsid w:val="00CB745B"/>
    <w:rsid w:val="00CB7840"/>
    <w:rsid w:val="00CC1EED"/>
    <w:rsid w:val="00CC3557"/>
    <w:rsid w:val="00CC3AD6"/>
    <w:rsid w:val="00CC429B"/>
    <w:rsid w:val="00CC4FB7"/>
    <w:rsid w:val="00CC5020"/>
    <w:rsid w:val="00CC6F81"/>
    <w:rsid w:val="00CD0BE6"/>
    <w:rsid w:val="00CD237C"/>
    <w:rsid w:val="00CD30BE"/>
    <w:rsid w:val="00CD41A0"/>
    <w:rsid w:val="00CD4C9A"/>
    <w:rsid w:val="00CD5430"/>
    <w:rsid w:val="00CE2B50"/>
    <w:rsid w:val="00CE308C"/>
    <w:rsid w:val="00CE31BC"/>
    <w:rsid w:val="00CE463B"/>
    <w:rsid w:val="00CE6B5D"/>
    <w:rsid w:val="00CF068F"/>
    <w:rsid w:val="00CF1770"/>
    <w:rsid w:val="00CF1D1E"/>
    <w:rsid w:val="00CF2215"/>
    <w:rsid w:val="00CF32E8"/>
    <w:rsid w:val="00CF68A8"/>
    <w:rsid w:val="00D00FE4"/>
    <w:rsid w:val="00D014F4"/>
    <w:rsid w:val="00D024A7"/>
    <w:rsid w:val="00D0271B"/>
    <w:rsid w:val="00D02AAE"/>
    <w:rsid w:val="00D02F28"/>
    <w:rsid w:val="00D0303B"/>
    <w:rsid w:val="00D04062"/>
    <w:rsid w:val="00D04AB4"/>
    <w:rsid w:val="00D04DD9"/>
    <w:rsid w:val="00D050C5"/>
    <w:rsid w:val="00D05970"/>
    <w:rsid w:val="00D06964"/>
    <w:rsid w:val="00D073F5"/>
    <w:rsid w:val="00D07795"/>
    <w:rsid w:val="00D07A14"/>
    <w:rsid w:val="00D11FD7"/>
    <w:rsid w:val="00D12B95"/>
    <w:rsid w:val="00D131AC"/>
    <w:rsid w:val="00D1432E"/>
    <w:rsid w:val="00D1442B"/>
    <w:rsid w:val="00D1519A"/>
    <w:rsid w:val="00D172F7"/>
    <w:rsid w:val="00D174DD"/>
    <w:rsid w:val="00D203E8"/>
    <w:rsid w:val="00D20637"/>
    <w:rsid w:val="00D210CD"/>
    <w:rsid w:val="00D2136D"/>
    <w:rsid w:val="00D21BC7"/>
    <w:rsid w:val="00D26318"/>
    <w:rsid w:val="00D26B75"/>
    <w:rsid w:val="00D277B0"/>
    <w:rsid w:val="00D27BE1"/>
    <w:rsid w:val="00D3196D"/>
    <w:rsid w:val="00D3462E"/>
    <w:rsid w:val="00D356A8"/>
    <w:rsid w:val="00D36496"/>
    <w:rsid w:val="00D36DA0"/>
    <w:rsid w:val="00D37570"/>
    <w:rsid w:val="00D377CC"/>
    <w:rsid w:val="00D40256"/>
    <w:rsid w:val="00D41296"/>
    <w:rsid w:val="00D41C62"/>
    <w:rsid w:val="00D43905"/>
    <w:rsid w:val="00D447FA"/>
    <w:rsid w:val="00D4589C"/>
    <w:rsid w:val="00D45CC8"/>
    <w:rsid w:val="00D45FD2"/>
    <w:rsid w:val="00D46212"/>
    <w:rsid w:val="00D46989"/>
    <w:rsid w:val="00D4707F"/>
    <w:rsid w:val="00D50243"/>
    <w:rsid w:val="00D50613"/>
    <w:rsid w:val="00D50C4F"/>
    <w:rsid w:val="00D50E08"/>
    <w:rsid w:val="00D51E5F"/>
    <w:rsid w:val="00D54F3E"/>
    <w:rsid w:val="00D56189"/>
    <w:rsid w:val="00D601A6"/>
    <w:rsid w:val="00D61D33"/>
    <w:rsid w:val="00D61E38"/>
    <w:rsid w:val="00D6480B"/>
    <w:rsid w:val="00D64A99"/>
    <w:rsid w:val="00D657D3"/>
    <w:rsid w:val="00D66F30"/>
    <w:rsid w:val="00D71067"/>
    <w:rsid w:val="00D72C60"/>
    <w:rsid w:val="00D72EE8"/>
    <w:rsid w:val="00D73A27"/>
    <w:rsid w:val="00D73A6D"/>
    <w:rsid w:val="00D73E00"/>
    <w:rsid w:val="00D73FAF"/>
    <w:rsid w:val="00D7500C"/>
    <w:rsid w:val="00D755FD"/>
    <w:rsid w:val="00D76573"/>
    <w:rsid w:val="00D765A4"/>
    <w:rsid w:val="00D76B37"/>
    <w:rsid w:val="00D80656"/>
    <w:rsid w:val="00D81B8D"/>
    <w:rsid w:val="00D81F20"/>
    <w:rsid w:val="00D8303D"/>
    <w:rsid w:val="00D83151"/>
    <w:rsid w:val="00D83732"/>
    <w:rsid w:val="00D84A23"/>
    <w:rsid w:val="00D8582C"/>
    <w:rsid w:val="00D908B6"/>
    <w:rsid w:val="00D910E6"/>
    <w:rsid w:val="00D91C2B"/>
    <w:rsid w:val="00D92A23"/>
    <w:rsid w:val="00D9419D"/>
    <w:rsid w:val="00D9460D"/>
    <w:rsid w:val="00D94986"/>
    <w:rsid w:val="00D96595"/>
    <w:rsid w:val="00D96C77"/>
    <w:rsid w:val="00D96EE2"/>
    <w:rsid w:val="00D97965"/>
    <w:rsid w:val="00D97BA3"/>
    <w:rsid w:val="00D97CDF"/>
    <w:rsid w:val="00DA2519"/>
    <w:rsid w:val="00DA2A18"/>
    <w:rsid w:val="00DA4275"/>
    <w:rsid w:val="00DA4CC3"/>
    <w:rsid w:val="00DA5539"/>
    <w:rsid w:val="00DA665A"/>
    <w:rsid w:val="00DA6AAF"/>
    <w:rsid w:val="00DA7775"/>
    <w:rsid w:val="00DB29FA"/>
    <w:rsid w:val="00DB2E5D"/>
    <w:rsid w:val="00DB30BD"/>
    <w:rsid w:val="00DB327D"/>
    <w:rsid w:val="00DB3312"/>
    <w:rsid w:val="00DB38FB"/>
    <w:rsid w:val="00DB3EAF"/>
    <w:rsid w:val="00DB4162"/>
    <w:rsid w:val="00DB5787"/>
    <w:rsid w:val="00DB73E7"/>
    <w:rsid w:val="00DB74BC"/>
    <w:rsid w:val="00DC0EE2"/>
    <w:rsid w:val="00DC171C"/>
    <w:rsid w:val="00DC2471"/>
    <w:rsid w:val="00DC27A1"/>
    <w:rsid w:val="00DC39AB"/>
    <w:rsid w:val="00DC3EF3"/>
    <w:rsid w:val="00DC42A4"/>
    <w:rsid w:val="00DC4D8A"/>
    <w:rsid w:val="00DC571A"/>
    <w:rsid w:val="00DC6584"/>
    <w:rsid w:val="00DC7616"/>
    <w:rsid w:val="00DD218B"/>
    <w:rsid w:val="00DD305B"/>
    <w:rsid w:val="00DD364A"/>
    <w:rsid w:val="00DD41FE"/>
    <w:rsid w:val="00DD5226"/>
    <w:rsid w:val="00DD6515"/>
    <w:rsid w:val="00DD65FD"/>
    <w:rsid w:val="00DD7759"/>
    <w:rsid w:val="00DD7AD7"/>
    <w:rsid w:val="00DE0484"/>
    <w:rsid w:val="00DE0977"/>
    <w:rsid w:val="00DE3CD7"/>
    <w:rsid w:val="00DE5DB5"/>
    <w:rsid w:val="00DE5F70"/>
    <w:rsid w:val="00DE7878"/>
    <w:rsid w:val="00DF19F4"/>
    <w:rsid w:val="00DF21CF"/>
    <w:rsid w:val="00DF2319"/>
    <w:rsid w:val="00DF2738"/>
    <w:rsid w:val="00DF2E88"/>
    <w:rsid w:val="00DF35AC"/>
    <w:rsid w:val="00DF3C85"/>
    <w:rsid w:val="00DF4872"/>
    <w:rsid w:val="00DF4A93"/>
    <w:rsid w:val="00DF50AD"/>
    <w:rsid w:val="00DF5428"/>
    <w:rsid w:val="00DF634B"/>
    <w:rsid w:val="00DF69F3"/>
    <w:rsid w:val="00DF798C"/>
    <w:rsid w:val="00E007FA"/>
    <w:rsid w:val="00E01276"/>
    <w:rsid w:val="00E0174B"/>
    <w:rsid w:val="00E0268B"/>
    <w:rsid w:val="00E036E8"/>
    <w:rsid w:val="00E03A97"/>
    <w:rsid w:val="00E03E10"/>
    <w:rsid w:val="00E04B2B"/>
    <w:rsid w:val="00E0518B"/>
    <w:rsid w:val="00E0633F"/>
    <w:rsid w:val="00E063E7"/>
    <w:rsid w:val="00E065BF"/>
    <w:rsid w:val="00E069CA"/>
    <w:rsid w:val="00E0759C"/>
    <w:rsid w:val="00E079C2"/>
    <w:rsid w:val="00E1104B"/>
    <w:rsid w:val="00E114B3"/>
    <w:rsid w:val="00E131D7"/>
    <w:rsid w:val="00E14DE4"/>
    <w:rsid w:val="00E154D9"/>
    <w:rsid w:val="00E15DA2"/>
    <w:rsid w:val="00E1692E"/>
    <w:rsid w:val="00E17485"/>
    <w:rsid w:val="00E2235C"/>
    <w:rsid w:val="00E23790"/>
    <w:rsid w:val="00E23F30"/>
    <w:rsid w:val="00E2448A"/>
    <w:rsid w:val="00E25309"/>
    <w:rsid w:val="00E26990"/>
    <w:rsid w:val="00E270F8"/>
    <w:rsid w:val="00E27761"/>
    <w:rsid w:val="00E31178"/>
    <w:rsid w:val="00E3171E"/>
    <w:rsid w:val="00E32958"/>
    <w:rsid w:val="00E329C9"/>
    <w:rsid w:val="00E333D0"/>
    <w:rsid w:val="00E338AC"/>
    <w:rsid w:val="00E33F9B"/>
    <w:rsid w:val="00E35BE6"/>
    <w:rsid w:val="00E373EE"/>
    <w:rsid w:val="00E379FC"/>
    <w:rsid w:val="00E37E1B"/>
    <w:rsid w:val="00E4050C"/>
    <w:rsid w:val="00E41252"/>
    <w:rsid w:val="00E416DD"/>
    <w:rsid w:val="00E41A27"/>
    <w:rsid w:val="00E41DBF"/>
    <w:rsid w:val="00E41F04"/>
    <w:rsid w:val="00E43136"/>
    <w:rsid w:val="00E44064"/>
    <w:rsid w:val="00E4759D"/>
    <w:rsid w:val="00E47C1C"/>
    <w:rsid w:val="00E50E75"/>
    <w:rsid w:val="00E51106"/>
    <w:rsid w:val="00E521AE"/>
    <w:rsid w:val="00E52788"/>
    <w:rsid w:val="00E565A9"/>
    <w:rsid w:val="00E56CFE"/>
    <w:rsid w:val="00E61C88"/>
    <w:rsid w:val="00E62A07"/>
    <w:rsid w:val="00E65096"/>
    <w:rsid w:val="00E66091"/>
    <w:rsid w:val="00E66D1A"/>
    <w:rsid w:val="00E67F27"/>
    <w:rsid w:val="00E70240"/>
    <w:rsid w:val="00E708E3"/>
    <w:rsid w:val="00E71385"/>
    <w:rsid w:val="00E71668"/>
    <w:rsid w:val="00E71EC1"/>
    <w:rsid w:val="00E72379"/>
    <w:rsid w:val="00E72739"/>
    <w:rsid w:val="00E72A12"/>
    <w:rsid w:val="00E72E5E"/>
    <w:rsid w:val="00E74949"/>
    <w:rsid w:val="00E7505A"/>
    <w:rsid w:val="00E752B1"/>
    <w:rsid w:val="00E759AE"/>
    <w:rsid w:val="00E76CDE"/>
    <w:rsid w:val="00E77872"/>
    <w:rsid w:val="00E77CFD"/>
    <w:rsid w:val="00E80ADE"/>
    <w:rsid w:val="00E81956"/>
    <w:rsid w:val="00E82AD2"/>
    <w:rsid w:val="00E830B4"/>
    <w:rsid w:val="00E842A4"/>
    <w:rsid w:val="00E859E2"/>
    <w:rsid w:val="00E86BA0"/>
    <w:rsid w:val="00E86DB9"/>
    <w:rsid w:val="00E872AF"/>
    <w:rsid w:val="00E9002F"/>
    <w:rsid w:val="00E904B5"/>
    <w:rsid w:val="00E90505"/>
    <w:rsid w:val="00E90A97"/>
    <w:rsid w:val="00E92389"/>
    <w:rsid w:val="00E9301F"/>
    <w:rsid w:val="00E9395F"/>
    <w:rsid w:val="00E93E53"/>
    <w:rsid w:val="00E945F1"/>
    <w:rsid w:val="00E965EF"/>
    <w:rsid w:val="00E969A3"/>
    <w:rsid w:val="00E97E66"/>
    <w:rsid w:val="00E97FDC"/>
    <w:rsid w:val="00EA146A"/>
    <w:rsid w:val="00EA1B03"/>
    <w:rsid w:val="00EA1F92"/>
    <w:rsid w:val="00EA2C90"/>
    <w:rsid w:val="00EA2D6D"/>
    <w:rsid w:val="00EA371B"/>
    <w:rsid w:val="00EA38C1"/>
    <w:rsid w:val="00EA4F24"/>
    <w:rsid w:val="00EA5C54"/>
    <w:rsid w:val="00EA5CF8"/>
    <w:rsid w:val="00EA6662"/>
    <w:rsid w:val="00EA71B7"/>
    <w:rsid w:val="00EB3CBF"/>
    <w:rsid w:val="00EB439D"/>
    <w:rsid w:val="00EB5A96"/>
    <w:rsid w:val="00EB62B9"/>
    <w:rsid w:val="00EB6FF0"/>
    <w:rsid w:val="00EB73C4"/>
    <w:rsid w:val="00EB7606"/>
    <w:rsid w:val="00EC1344"/>
    <w:rsid w:val="00EC13D0"/>
    <w:rsid w:val="00EC1883"/>
    <w:rsid w:val="00EC2AE8"/>
    <w:rsid w:val="00EC2CCC"/>
    <w:rsid w:val="00EC331B"/>
    <w:rsid w:val="00EC345D"/>
    <w:rsid w:val="00EC45D3"/>
    <w:rsid w:val="00EC5629"/>
    <w:rsid w:val="00EC603F"/>
    <w:rsid w:val="00EC6E38"/>
    <w:rsid w:val="00ED0E4E"/>
    <w:rsid w:val="00ED107B"/>
    <w:rsid w:val="00ED1939"/>
    <w:rsid w:val="00ED2246"/>
    <w:rsid w:val="00ED353F"/>
    <w:rsid w:val="00ED48F5"/>
    <w:rsid w:val="00ED4DA4"/>
    <w:rsid w:val="00ED775E"/>
    <w:rsid w:val="00ED7F6B"/>
    <w:rsid w:val="00EE01CD"/>
    <w:rsid w:val="00EE206D"/>
    <w:rsid w:val="00EE2545"/>
    <w:rsid w:val="00EE279B"/>
    <w:rsid w:val="00EE3356"/>
    <w:rsid w:val="00EE4136"/>
    <w:rsid w:val="00EE4F7C"/>
    <w:rsid w:val="00EE6A6D"/>
    <w:rsid w:val="00EE6C02"/>
    <w:rsid w:val="00EE764F"/>
    <w:rsid w:val="00EF17A6"/>
    <w:rsid w:val="00EF2066"/>
    <w:rsid w:val="00EF2239"/>
    <w:rsid w:val="00EF22E1"/>
    <w:rsid w:val="00EF2617"/>
    <w:rsid w:val="00EF2F59"/>
    <w:rsid w:val="00EF3FEA"/>
    <w:rsid w:val="00EF540E"/>
    <w:rsid w:val="00EF54C0"/>
    <w:rsid w:val="00F00253"/>
    <w:rsid w:val="00F009B4"/>
    <w:rsid w:val="00F00B8A"/>
    <w:rsid w:val="00F01F84"/>
    <w:rsid w:val="00F02FEA"/>
    <w:rsid w:val="00F032D7"/>
    <w:rsid w:val="00F05058"/>
    <w:rsid w:val="00F07323"/>
    <w:rsid w:val="00F121B1"/>
    <w:rsid w:val="00F12C94"/>
    <w:rsid w:val="00F12CD4"/>
    <w:rsid w:val="00F136E0"/>
    <w:rsid w:val="00F13811"/>
    <w:rsid w:val="00F162EB"/>
    <w:rsid w:val="00F16F0B"/>
    <w:rsid w:val="00F17B93"/>
    <w:rsid w:val="00F2034A"/>
    <w:rsid w:val="00F21D0E"/>
    <w:rsid w:val="00F22984"/>
    <w:rsid w:val="00F24E78"/>
    <w:rsid w:val="00F25E3F"/>
    <w:rsid w:val="00F25F6E"/>
    <w:rsid w:val="00F27669"/>
    <w:rsid w:val="00F30BA8"/>
    <w:rsid w:val="00F32055"/>
    <w:rsid w:val="00F334AF"/>
    <w:rsid w:val="00F33699"/>
    <w:rsid w:val="00F33FFA"/>
    <w:rsid w:val="00F35708"/>
    <w:rsid w:val="00F36F20"/>
    <w:rsid w:val="00F41027"/>
    <w:rsid w:val="00F41A36"/>
    <w:rsid w:val="00F41E82"/>
    <w:rsid w:val="00F42C29"/>
    <w:rsid w:val="00F43DA0"/>
    <w:rsid w:val="00F43DE4"/>
    <w:rsid w:val="00F4466A"/>
    <w:rsid w:val="00F45FD5"/>
    <w:rsid w:val="00F476CF"/>
    <w:rsid w:val="00F477E1"/>
    <w:rsid w:val="00F508D7"/>
    <w:rsid w:val="00F522ED"/>
    <w:rsid w:val="00F5323C"/>
    <w:rsid w:val="00F5385B"/>
    <w:rsid w:val="00F53877"/>
    <w:rsid w:val="00F54048"/>
    <w:rsid w:val="00F543C0"/>
    <w:rsid w:val="00F54D99"/>
    <w:rsid w:val="00F54F15"/>
    <w:rsid w:val="00F54F51"/>
    <w:rsid w:val="00F5698E"/>
    <w:rsid w:val="00F56C71"/>
    <w:rsid w:val="00F57A0E"/>
    <w:rsid w:val="00F60F04"/>
    <w:rsid w:val="00F61344"/>
    <w:rsid w:val="00F6224F"/>
    <w:rsid w:val="00F6225A"/>
    <w:rsid w:val="00F624B1"/>
    <w:rsid w:val="00F62738"/>
    <w:rsid w:val="00F62C4A"/>
    <w:rsid w:val="00F646F7"/>
    <w:rsid w:val="00F64EE5"/>
    <w:rsid w:val="00F65316"/>
    <w:rsid w:val="00F65877"/>
    <w:rsid w:val="00F6694C"/>
    <w:rsid w:val="00F671AA"/>
    <w:rsid w:val="00F673F7"/>
    <w:rsid w:val="00F67402"/>
    <w:rsid w:val="00F67C93"/>
    <w:rsid w:val="00F704E9"/>
    <w:rsid w:val="00F70522"/>
    <w:rsid w:val="00F70616"/>
    <w:rsid w:val="00F710FB"/>
    <w:rsid w:val="00F7490F"/>
    <w:rsid w:val="00F751FB"/>
    <w:rsid w:val="00F75873"/>
    <w:rsid w:val="00F76687"/>
    <w:rsid w:val="00F76905"/>
    <w:rsid w:val="00F77830"/>
    <w:rsid w:val="00F80C09"/>
    <w:rsid w:val="00F818CE"/>
    <w:rsid w:val="00F81F4B"/>
    <w:rsid w:val="00F82ABA"/>
    <w:rsid w:val="00F82D48"/>
    <w:rsid w:val="00F8480E"/>
    <w:rsid w:val="00F84BB3"/>
    <w:rsid w:val="00F852A4"/>
    <w:rsid w:val="00F86355"/>
    <w:rsid w:val="00F8692D"/>
    <w:rsid w:val="00F92A94"/>
    <w:rsid w:val="00F930E7"/>
    <w:rsid w:val="00F95DBE"/>
    <w:rsid w:val="00F96986"/>
    <w:rsid w:val="00F97063"/>
    <w:rsid w:val="00F97065"/>
    <w:rsid w:val="00FA0BAB"/>
    <w:rsid w:val="00FA25D0"/>
    <w:rsid w:val="00FA2F79"/>
    <w:rsid w:val="00FA48F6"/>
    <w:rsid w:val="00FA4C3D"/>
    <w:rsid w:val="00FA621E"/>
    <w:rsid w:val="00FA67F9"/>
    <w:rsid w:val="00FA7517"/>
    <w:rsid w:val="00FA7E0C"/>
    <w:rsid w:val="00FB086A"/>
    <w:rsid w:val="00FB12CB"/>
    <w:rsid w:val="00FB14E5"/>
    <w:rsid w:val="00FB3092"/>
    <w:rsid w:val="00FB3C1A"/>
    <w:rsid w:val="00FB4612"/>
    <w:rsid w:val="00FB63C6"/>
    <w:rsid w:val="00FB65EC"/>
    <w:rsid w:val="00FC0803"/>
    <w:rsid w:val="00FC1375"/>
    <w:rsid w:val="00FC2709"/>
    <w:rsid w:val="00FC3537"/>
    <w:rsid w:val="00FC3BA2"/>
    <w:rsid w:val="00FC3ED4"/>
    <w:rsid w:val="00FC42B5"/>
    <w:rsid w:val="00FC4387"/>
    <w:rsid w:val="00FC4E64"/>
    <w:rsid w:val="00FC5189"/>
    <w:rsid w:val="00FC51E1"/>
    <w:rsid w:val="00FC5386"/>
    <w:rsid w:val="00FC57AB"/>
    <w:rsid w:val="00FC57C8"/>
    <w:rsid w:val="00FC686C"/>
    <w:rsid w:val="00FC6B14"/>
    <w:rsid w:val="00FC7074"/>
    <w:rsid w:val="00FC7A40"/>
    <w:rsid w:val="00FC7C8E"/>
    <w:rsid w:val="00FC7FAA"/>
    <w:rsid w:val="00FD16B9"/>
    <w:rsid w:val="00FD18F4"/>
    <w:rsid w:val="00FD20DF"/>
    <w:rsid w:val="00FD26BE"/>
    <w:rsid w:val="00FD3207"/>
    <w:rsid w:val="00FD54DC"/>
    <w:rsid w:val="00FD67E1"/>
    <w:rsid w:val="00FD7330"/>
    <w:rsid w:val="00FD783A"/>
    <w:rsid w:val="00FE0376"/>
    <w:rsid w:val="00FE046B"/>
    <w:rsid w:val="00FE1DDB"/>
    <w:rsid w:val="00FE228E"/>
    <w:rsid w:val="00FE2782"/>
    <w:rsid w:val="00FE3701"/>
    <w:rsid w:val="00FE3C26"/>
    <w:rsid w:val="00FE562C"/>
    <w:rsid w:val="00FE592A"/>
    <w:rsid w:val="00FE7007"/>
    <w:rsid w:val="00FF0389"/>
    <w:rsid w:val="00FF0E73"/>
    <w:rsid w:val="00FF195F"/>
    <w:rsid w:val="00FF1C7F"/>
    <w:rsid w:val="00FF26EF"/>
    <w:rsid w:val="00FF2B02"/>
    <w:rsid w:val="00FF4B32"/>
    <w:rsid w:val="00FF6EB1"/>
    <w:rsid w:val="00FF705B"/>
    <w:rsid w:val="00FF7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1876CCF-7E4C-4B3B-A6B3-4F7CC1E18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14C0"/>
    <w:rPr>
      <w:rFonts w:ascii="Arial" w:hAnsi="Arial"/>
      <w:sz w:val="22"/>
      <w:szCs w:val="24"/>
    </w:rPr>
  </w:style>
  <w:style w:type="paragraph" w:styleId="Heading1">
    <w:name w:val="heading 1"/>
    <w:basedOn w:val="Normal"/>
    <w:next w:val="Normal"/>
    <w:link w:val="Heading1Char"/>
    <w:qFormat/>
    <w:pPr>
      <w:keepNext/>
      <w:spacing w:before="240" w:after="60"/>
      <w:outlineLvl w:val="0"/>
    </w:pPr>
    <w:rPr>
      <w:rFonts w:cs="Arial"/>
      <w:b/>
      <w:bCs/>
      <w:kern w:val="32"/>
      <w:sz w:val="32"/>
      <w:szCs w:val="32"/>
    </w:rPr>
  </w:style>
  <w:style w:type="paragraph" w:styleId="Heading2">
    <w:name w:val="heading 2"/>
    <w:basedOn w:val="Normal"/>
    <w:next w:val="Normal"/>
    <w:link w:val="Heading2Char"/>
    <w:qFormat/>
    <w:pPr>
      <w:keepNext/>
      <w:spacing w:before="240" w:after="60"/>
      <w:outlineLvl w:val="1"/>
    </w:pPr>
    <w:rPr>
      <w:rFonts w:cs="Arial"/>
      <w:b/>
      <w:bCs/>
      <w:i/>
      <w:iCs/>
      <w:sz w:val="28"/>
      <w:szCs w:val="28"/>
    </w:rPr>
  </w:style>
  <w:style w:type="paragraph" w:styleId="Heading3">
    <w:name w:val="heading 3"/>
    <w:basedOn w:val="Normal"/>
    <w:next w:val="Normal"/>
    <w:link w:val="Heading3Char"/>
    <w:qFormat/>
    <w:pPr>
      <w:keepNext/>
      <w:spacing w:before="240" w:after="60"/>
      <w:outlineLvl w:val="2"/>
    </w:pPr>
    <w:rPr>
      <w:rFonts w:cs="Arial"/>
      <w:b/>
      <w:bCs/>
      <w:sz w:val="26"/>
      <w:szCs w:val="26"/>
    </w:rPr>
  </w:style>
  <w:style w:type="paragraph" w:styleId="Heading4">
    <w:name w:val="heading 4"/>
    <w:basedOn w:val="Normal"/>
    <w:next w:val="Normal"/>
    <w:link w:val="Heading4Char"/>
    <w:qFormat/>
    <w:rsid w:val="009D71C4"/>
    <w:pPr>
      <w:keepNext/>
      <w:spacing w:before="240" w:after="60"/>
      <w:outlineLvl w:val="3"/>
    </w:pPr>
    <w:rPr>
      <w:rFonts w:ascii="Times New Roman" w:hAnsi="Times New Roman"/>
      <w:b/>
      <w:bCs/>
      <w:sz w:val="28"/>
      <w:szCs w:val="28"/>
    </w:rPr>
  </w:style>
  <w:style w:type="paragraph" w:styleId="Heading8">
    <w:name w:val="heading 8"/>
    <w:basedOn w:val="Normal"/>
    <w:next w:val="Normal"/>
    <w:qFormat/>
    <w:rsid w:val="002C1E4E"/>
    <w:pPr>
      <w:keepNext/>
      <w:outlineLvl w:val="7"/>
    </w:pPr>
    <w:rPr>
      <w:rFonts w:cs="Arial"/>
      <w:b/>
      <w:bCs/>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BodyText2">
    <w:name w:val="Body Text 2"/>
    <w:basedOn w:val="Normal"/>
    <w:rPr>
      <w:rFonts w:cs="Arial"/>
      <w:sz w:val="18"/>
    </w:rPr>
  </w:style>
  <w:style w:type="paragraph" w:styleId="ListBullet">
    <w:name w:val="List Bullet"/>
    <w:basedOn w:val="Normal"/>
    <w:autoRedefine/>
    <w:pPr>
      <w:numPr>
        <w:numId w:val="1"/>
      </w:numPr>
    </w:pPr>
    <w:rPr>
      <w:lang w:val="en-GB"/>
    </w:rPr>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qFormat/>
  </w:style>
  <w:style w:type="paragraph" w:styleId="TOC2">
    <w:name w:val="toc 2"/>
    <w:basedOn w:val="Normal"/>
    <w:next w:val="Normal"/>
    <w:autoRedefine/>
    <w:uiPriority w:val="39"/>
    <w:qFormat/>
    <w:pPr>
      <w:ind w:left="240"/>
    </w:pPr>
  </w:style>
  <w:style w:type="paragraph" w:styleId="TOC3">
    <w:name w:val="toc 3"/>
    <w:basedOn w:val="Normal"/>
    <w:next w:val="Normal"/>
    <w:autoRedefine/>
    <w:uiPriority w:val="39"/>
    <w:qFormat/>
    <w:pPr>
      <w:ind w:left="480"/>
    </w:pPr>
  </w:style>
  <w:style w:type="character" w:customStyle="1" w:styleId="HelpText">
    <w:name w:val="Help Text"/>
    <w:rPr>
      <w:i/>
      <w:vanish/>
      <w:color w:val="FF0000"/>
    </w:rPr>
  </w:style>
  <w:style w:type="paragraph" w:styleId="BodyText3">
    <w:name w:val="Body Text 3"/>
    <w:basedOn w:val="Normal"/>
    <w:rPr>
      <w:rFonts w:cs="Arial"/>
      <w:sz w:val="18"/>
    </w:rPr>
  </w:style>
  <w:style w:type="paragraph" w:styleId="BodyText">
    <w:name w:val="Body Text"/>
    <w:basedOn w:val="Normal"/>
    <w:link w:val="BodyTextChar"/>
    <w:rPr>
      <w:i/>
      <w:vanish/>
      <w:lang w:val="en-GB"/>
    </w:rPr>
  </w:style>
  <w:style w:type="paragraph" w:styleId="Header">
    <w:name w:val="header"/>
    <w:basedOn w:val="Normal"/>
    <w:pPr>
      <w:tabs>
        <w:tab w:val="center" w:pos="4320"/>
        <w:tab w:val="right" w:pos="8640"/>
      </w:tabs>
    </w:pPr>
  </w:style>
  <w:style w:type="paragraph" w:customStyle="1" w:styleId="Graphic">
    <w:name w:val="Graphic"/>
    <w:basedOn w:val="Normal"/>
    <w:pPr>
      <w:widowControl w:val="0"/>
      <w:spacing w:before="120" w:after="120"/>
    </w:pPr>
    <w:rPr>
      <w:sz w:val="20"/>
      <w:szCs w:val="20"/>
      <w:lang w:val="en-GB"/>
    </w:rPr>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paragraph" w:customStyle="1" w:styleId="CopyrightText">
    <w:name w:val="CopyrightText"/>
    <w:basedOn w:val="Normal"/>
    <w:pPr>
      <w:tabs>
        <w:tab w:val="left" w:pos="3690"/>
      </w:tabs>
      <w:spacing w:after="80" w:line="240" w:lineRule="atLeast"/>
    </w:pPr>
    <w:rPr>
      <w:sz w:val="16"/>
      <w:szCs w:val="20"/>
    </w:rPr>
  </w:style>
  <w:style w:type="paragraph" w:styleId="BalloonText">
    <w:name w:val="Balloon Text"/>
    <w:basedOn w:val="Normal"/>
    <w:link w:val="BalloonTextChar"/>
    <w:rsid w:val="005809AE"/>
    <w:rPr>
      <w:rFonts w:ascii="Tahoma" w:hAnsi="Tahoma" w:cs="Tahoma"/>
      <w:sz w:val="16"/>
      <w:szCs w:val="16"/>
    </w:rPr>
  </w:style>
  <w:style w:type="table" w:styleId="TableGrid">
    <w:name w:val="Table Grid"/>
    <w:basedOn w:val="TableNormal"/>
    <w:uiPriority w:val="59"/>
    <w:rsid w:val="00B66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036975"/>
    <w:pPr>
      <w:spacing w:before="100" w:beforeAutospacing="1" w:after="100" w:afterAutospacing="1" w:line="280" w:lineRule="atLeast"/>
    </w:pPr>
    <w:rPr>
      <w:rFonts w:ascii="Times New Roman" w:hAnsi="Times New Roman"/>
      <w:sz w:val="24"/>
    </w:rPr>
  </w:style>
  <w:style w:type="paragraph" w:customStyle="1" w:styleId="fig">
    <w:name w:val="fig"/>
    <w:basedOn w:val="Normal"/>
    <w:rsid w:val="002C1E4E"/>
    <w:pPr>
      <w:spacing w:before="120" w:after="240" w:line="360" w:lineRule="atLeast"/>
    </w:pPr>
    <w:rPr>
      <w:rFonts w:ascii="Times New Roman" w:hAnsi="Times New Roman"/>
      <w:color w:val="000000"/>
      <w:sz w:val="24"/>
    </w:rPr>
  </w:style>
  <w:style w:type="paragraph" w:customStyle="1" w:styleId="Class">
    <w:name w:val="Class"/>
    <w:basedOn w:val="Normal"/>
    <w:link w:val="ClassChar"/>
    <w:rsid w:val="005A7C2A"/>
    <w:rPr>
      <w:rFonts w:ascii="Courier New" w:hAnsi="Courier New"/>
      <w:b/>
    </w:rPr>
  </w:style>
  <w:style w:type="character" w:customStyle="1" w:styleId="ClassChar">
    <w:name w:val="Class Char"/>
    <w:basedOn w:val="DefaultParagraphFont"/>
    <w:link w:val="Class"/>
    <w:rsid w:val="005A7C2A"/>
    <w:rPr>
      <w:rFonts w:ascii="Courier New" w:hAnsi="Courier New"/>
      <w:b/>
      <w:sz w:val="22"/>
      <w:szCs w:val="24"/>
      <w:lang w:val="en-US" w:eastAsia="en-US" w:bidi="ar-SA"/>
    </w:rPr>
  </w:style>
  <w:style w:type="character" w:customStyle="1" w:styleId="Heading2Char">
    <w:name w:val="Heading 2 Char"/>
    <w:basedOn w:val="DefaultParagraphFont"/>
    <w:link w:val="Heading2"/>
    <w:rsid w:val="008F77A7"/>
    <w:rPr>
      <w:rFonts w:ascii="Arial" w:hAnsi="Arial" w:cs="Arial"/>
      <w:b/>
      <w:bCs/>
      <w:i/>
      <w:iCs/>
      <w:sz w:val="28"/>
      <w:szCs w:val="28"/>
      <w:lang w:val="en-US" w:eastAsia="en-US" w:bidi="ar-SA"/>
    </w:rPr>
  </w:style>
  <w:style w:type="paragraph" w:customStyle="1" w:styleId="TableHeaderText">
    <w:name w:val="Table Header Text"/>
    <w:basedOn w:val="Normal"/>
    <w:rsid w:val="00531007"/>
    <w:pPr>
      <w:jc w:val="center"/>
    </w:pPr>
    <w:rPr>
      <w:rFonts w:ascii="Trebuchet MS" w:hAnsi="Trebuchet MS"/>
      <w:b/>
      <w:szCs w:val="22"/>
    </w:rPr>
  </w:style>
  <w:style w:type="paragraph" w:customStyle="1" w:styleId="TableTextCharChar">
    <w:name w:val="Table Text Char Char"/>
    <w:basedOn w:val="Normal"/>
    <w:link w:val="TableTextCharCharChar"/>
    <w:rsid w:val="00531007"/>
    <w:rPr>
      <w:rFonts w:ascii="Times New Roman" w:hAnsi="Times New Roman"/>
      <w:sz w:val="24"/>
    </w:rPr>
  </w:style>
  <w:style w:type="character" w:customStyle="1" w:styleId="TableTextCharCharChar">
    <w:name w:val="Table Text Char Char Char"/>
    <w:basedOn w:val="DefaultParagraphFont"/>
    <w:link w:val="TableTextCharChar"/>
    <w:rsid w:val="00531007"/>
    <w:rPr>
      <w:sz w:val="24"/>
      <w:szCs w:val="24"/>
    </w:rPr>
  </w:style>
  <w:style w:type="paragraph" w:styleId="ListParagraph">
    <w:name w:val="List Paragraph"/>
    <w:basedOn w:val="Normal"/>
    <w:uiPriority w:val="34"/>
    <w:qFormat/>
    <w:rsid w:val="00285DE4"/>
    <w:pPr>
      <w:ind w:left="720"/>
      <w:contextualSpacing/>
    </w:pPr>
    <w:rPr>
      <w:rFonts w:ascii="Times New Roman" w:hAnsi="Times New Roman"/>
      <w:sz w:val="24"/>
    </w:rPr>
  </w:style>
  <w:style w:type="character" w:styleId="Emphasis">
    <w:name w:val="Emphasis"/>
    <w:basedOn w:val="DefaultParagraphFont"/>
    <w:qFormat/>
    <w:rsid w:val="005E5A37"/>
    <w:rPr>
      <w:i/>
      <w:iCs/>
    </w:rPr>
  </w:style>
  <w:style w:type="character" w:customStyle="1" w:styleId="Heading4Char">
    <w:name w:val="Heading 4 Char"/>
    <w:basedOn w:val="DefaultParagraphFont"/>
    <w:link w:val="Heading4"/>
    <w:rsid w:val="009D71C4"/>
    <w:rPr>
      <w:b/>
      <w:bCs/>
      <w:sz w:val="28"/>
      <w:szCs w:val="28"/>
    </w:rPr>
  </w:style>
  <w:style w:type="character" w:customStyle="1" w:styleId="Heading1Char">
    <w:name w:val="Heading 1 Char"/>
    <w:link w:val="Heading1"/>
    <w:rsid w:val="009D71C4"/>
    <w:rPr>
      <w:rFonts w:ascii="Arial" w:hAnsi="Arial" w:cs="Arial"/>
      <w:b/>
      <w:bCs/>
      <w:kern w:val="32"/>
      <w:sz w:val="32"/>
      <w:szCs w:val="32"/>
    </w:rPr>
  </w:style>
  <w:style w:type="paragraph" w:customStyle="1" w:styleId="BodyTextIndented">
    <w:name w:val="Body Text Indented"/>
    <w:basedOn w:val="BodyText"/>
    <w:rsid w:val="009D71C4"/>
    <w:pPr>
      <w:spacing w:after="120"/>
      <w:ind w:left="720"/>
    </w:pPr>
    <w:rPr>
      <w:rFonts w:ascii="Times New Roman" w:hAnsi="Times New Roman"/>
      <w:i w:val="0"/>
      <w:vanish w:val="0"/>
      <w:sz w:val="24"/>
      <w:szCs w:val="20"/>
      <w:lang w:val="en-US"/>
    </w:rPr>
  </w:style>
  <w:style w:type="paragraph" w:styleId="ListNumber3">
    <w:name w:val="List Number 3"/>
    <w:basedOn w:val="Normal"/>
    <w:rsid w:val="009D71C4"/>
    <w:pPr>
      <w:numPr>
        <w:numId w:val="5"/>
      </w:numPr>
      <w:spacing w:after="120"/>
    </w:pPr>
    <w:rPr>
      <w:rFonts w:ascii="Times New Roman" w:hAnsi="Times New Roman"/>
      <w:sz w:val="24"/>
    </w:rPr>
  </w:style>
  <w:style w:type="paragraph" w:customStyle="1" w:styleId="Code-InLine">
    <w:name w:val="Code - InLine"/>
    <w:basedOn w:val="BodyText"/>
    <w:link w:val="Code-InLineChar"/>
    <w:rsid w:val="009D71C4"/>
    <w:pPr>
      <w:spacing w:after="120"/>
    </w:pPr>
    <w:rPr>
      <w:rFonts w:ascii="Courier New" w:hAnsi="Courier New"/>
      <w:i w:val="0"/>
      <w:vanish w:val="0"/>
      <w:sz w:val="24"/>
      <w:lang w:val="en-US"/>
    </w:rPr>
  </w:style>
  <w:style w:type="character" w:customStyle="1" w:styleId="BodyTextChar">
    <w:name w:val="Body Text Char"/>
    <w:link w:val="BodyText"/>
    <w:rsid w:val="009D71C4"/>
    <w:rPr>
      <w:rFonts w:ascii="Arial" w:hAnsi="Arial"/>
      <w:i/>
      <w:vanish/>
      <w:sz w:val="22"/>
      <w:szCs w:val="24"/>
      <w:lang w:val="en-GB"/>
    </w:rPr>
  </w:style>
  <w:style w:type="character" w:customStyle="1" w:styleId="Code-InLineChar">
    <w:name w:val="Code - InLine Char"/>
    <w:link w:val="Code-InLine"/>
    <w:rsid w:val="009D71C4"/>
    <w:rPr>
      <w:rFonts w:ascii="Courier New" w:hAnsi="Courier New"/>
      <w:sz w:val="24"/>
      <w:szCs w:val="24"/>
    </w:rPr>
  </w:style>
  <w:style w:type="character" w:customStyle="1" w:styleId="Code-InlineHighlight">
    <w:name w:val="Code - Inline Highlight"/>
    <w:rsid w:val="009D71C4"/>
    <w:rPr>
      <w:rFonts w:ascii="Consolas" w:hAnsi="Consolas"/>
      <w:b/>
      <w:bCs/>
      <w:color w:val="008000"/>
      <w:sz w:val="20"/>
    </w:rPr>
  </w:style>
  <w:style w:type="character" w:customStyle="1" w:styleId="XMLNode">
    <w:name w:val="XML Node"/>
    <w:rsid w:val="009D71C4"/>
    <w:rPr>
      <w:rFonts w:ascii="Consolas" w:hAnsi="Consolas"/>
      <w:color w:val="800000"/>
      <w:sz w:val="20"/>
    </w:rPr>
  </w:style>
  <w:style w:type="character" w:customStyle="1" w:styleId="XMLAttribute">
    <w:name w:val="XML Attribute"/>
    <w:rsid w:val="009D71C4"/>
    <w:rPr>
      <w:rFonts w:ascii="Consolas" w:hAnsi="Consolas"/>
      <w:color w:val="FF0000"/>
      <w:sz w:val="20"/>
    </w:rPr>
  </w:style>
  <w:style w:type="character" w:customStyle="1" w:styleId="XMLStringValue">
    <w:name w:val="XML String Value"/>
    <w:rsid w:val="009D71C4"/>
    <w:rPr>
      <w:rFonts w:ascii="Consolas" w:hAnsi="Consolas"/>
      <w:color w:val="0000FF"/>
      <w:sz w:val="20"/>
    </w:rPr>
  </w:style>
  <w:style w:type="table" w:customStyle="1" w:styleId="CheckList">
    <w:name w:val="Check List"/>
    <w:basedOn w:val="TableGrid"/>
    <w:rsid w:val="009D71C4"/>
    <w:pPr>
      <w:spacing w:before="60" w:after="60"/>
    </w:pPr>
    <w:tblPr>
      <w:tblStyleRowBandSize w:val="1"/>
    </w:tblPr>
    <w:tblStylePr w:type="firstRow">
      <w:rPr>
        <w:b/>
      </w:rPr>
      <w:tblPr/>
      <w:tcPr>
        <w:shd w:val="clear" w:color="auto" w:fill="E0E0E0"/>
      </w:tcPr>
    </w:tblStylePr>
    <w:tblStylePr w:type="firstCo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tblPr/>
      <w:tcPr>
        <w:shd w:val="clear" w:color="auto" w:fill="FFFF00"/>
      </w:tcPr>
    </w:tblStylePr>
    <w:tblStylePr w:type="nwCell">
      <w:tblPr/>
      <w:tcPr>
        <w:tcBorders>
          <w:top w:val="nil"/>
          <w:left w:val="nil"/>
          <w:bottom w:val="single" w:sz="4" w:space="0" w:color="auto"/>
          <w:right w:val="nil"/>
          <w:insideH w:val="single" w:sz="4" w:space="0" w:color="auto"/>
          <w:insideV w:val="nil"/>
          <w:tl2br w:val="nil"/>
          <w:tr2bl w:val="nil"/>
        </w:tcBorders>
      </w:tcPr>
    </w:tblStylePr>
  </w:style>
  <w:style w:type="paragraph" w:styleId="Title">
    <w:name w:val="Title"/>
    <w:basedOn w:val="Normal"/>
    <w:link w:val="TitleChar"/>
    <w:qFormat/>
    <w:rsid w:val="009D71C4"/>
    <w:pPr>
      <w:spacing w:before="240" w:after="60"/>
      <w:outlineLvl w:val="0"/>
    </w:pPr>
    <w:rPr>
      <w:rFonts w:cs="Arial"/>
      <w:b/>
      <w:bCs/>
      <w:kern w:val="28"/>
      <w:sz w:val="40"/>
      <w:szCs w:val="32"/>
    </w:rPr>
  </w:style>
  <w:style w:type="character" w:customStyle="1" w:styleId="TitleChar">
    <w:name w:val="Title Char"/>
    <w:basedOn w:val="DefaultParagraphFont"/>
    <w:link w:val="Title"/>
    <w:rsid w:val="009D71C4"/>
    <w:rPr>
      <w:rFonts w:ascii="Arial" w:hAnsi="Arial" w:cs="Arial"/>
      <w:b/>
      <w:bCs/>
      <w:kern w:val="28"/>
      <w:sz w:val="40"/>
      <w:szCs w:val="32"/>
    </w:rPr>
  </w:style>
  <w:style w:type="paragraph" w:styleId="Subtitle">
    <w:name w:val="Subtitle"/>
    <w:basedOn w:val="Normal"/>
    <w:link w:val="SubtitleChar"/>
    <w:qFormat/>
    <w:rsid w:val="009D71C4"/>
    <w:pPr>
      <w:spacing w:after="60"/>
      <w:outlineLvl w:val="1"/>
    </w:pPr>
    <w:rPr>
      <w:sz w:val="28"/>
      <w:lang w:val="x-none" w:eastAsia="x-none"/>
    </w:rPr>
  </w:style>
  <w:style w:type="character" w:customStyle="1" w:styleId="SubtitleChar">
    <w:name w:val="Subtitle Char"/>
    <w:basedOn w:val="DefaultParagraphFont"/>
    <w:link w:val="Subtitle"/>
    <w:rsid w:val="009D71C4"/>
    <w:rPr>
      <w:rFonts w:ascii="Arial" w:hAnsi="Arial"/>
      <w:sz w:val="28"/>
      <w:szCs w:val="24"/>
      <w:lang w:val="x-none" w:eastAsia="x-none"/>
    </w:rPr>
  </w:style>
  <w:style w:type="paragraph" w:customStyle="1" w:styleId="StyleBodyText22ptCenteredBoxSinglesolidlineAuto">
    <w:name w:val="Style Body Text + 22 pt Centered Box: (Single solid line Auto  ..."/>
    <w:basedOn w:val="BodyText"/>
    <w:rsid w:val="009D71C4"/>
    <w:pPr>
      <w:pBdr>
        <w:top w:val="single" w:sz="18" w:space="1" w:color="FF0000"/>
        <w:left w:val="single" w:sz="18" w:space="4" w:color="FF0000"/>
        <w:bottom w:val="single" w:sz="18" w:space="1" w:color="FF0000"/>
        <w:right w:val="single" w:sz="18" w:space="4" w:color="FF0000"/>
      </w:pBdr>
      <w:shd w:val="clear" w:color="auto" w:fill="FFFF00"/>
      <w:spacing w:after="120"/>
      <w:jc w:val="center"/>
    </w:pPr>
    <w:rPr>
      <w:rFonts w:ascii="Times New Roman" w:hAnsi="Times New Roman"/>
      <w:i w:val="0"/>
      <w:vanish w:val="0"/>
      <w:sz w:val="44"/>
      <w:szCs w:val="20"/>
      <w:lang w:val="en-US"/>
    </w:rPr>
  </w:style>
  <w:style w:type="numbering" w:styleId="111111">
    <w:name w:val="Outline List 2"/>
    <w:basedOn w:val="NoList"/>
    <w:rsid w:val="009D71C4"/>
    <w:pPr>
      <w:numPr>
        <w:numId w:val="6"/>
      </w:numPr>
    </w:pPr>
  </w:style>
  <w:style w:type="table" w:styleId="TableList4">
    <w:name w:val="Table List 4"/>
    <w:aliases w:val="File List"/>
    <w:basedOn w:val="TableNormal"/>
    <w:rsid w:val="009D71C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ToralAlandkar">
    <w:name w:val="Toral Alandkar"/>
    <w:semiHidden/>
    <w:rsid w:val="009D71C4"/>
    <w:rPr>
      <w:rFonts w:ascii="Verdana" w:hAnsi="Verdana"/>
      <w:b w:val="0"/>
      <w:bCs w:val="0"/>
      <w:i w:val="0"/>
      <w:iCs w:val="0"/>
      <w:strike w:val="0"/>
      <w:color w:val="000080"/>
      <w:sz w:val="20"/>
      <w:szCs w:val="20"/>
      <w:u w:val="none"/>
    </w:rPr>
  </w:style>
  <w:style w:type="character" w:styleId="Strong">
    <w:name w:val="Strong"/>
    <w:qFormat/>
    <w:rsid w:val="009D71C4"/>
    <w:rPr>
      <w:b/>
      <w:bCs/>
    </w:rPr>
  </w:style>
  <w:style w:type="paragraph" w:styleId="DocumentMap">
    <w:name w:val="Document Map"/>
    <w:basedOn w:val="Normal"/>
    <w:link w:val="DocumentMapChar"/>
    <w:semiHidden/>
    <w:rsid w:val="009D71C4"/>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D71C4"/>
    <w:rPr>
      <w:rFonts w:ascii="Tahoma" w:hAnsi="Tahoma" w:cs="Tahoma"/>
      <w:shd w:val="clear" w:color="auto" w:fill="000080"/>
    </w:rPr>
  </w:style>
  <w:style w:type="character" w:customStyle="1" w:styleId="BalloonTextChar">
    <w:name w:val="Balloon Text Char"/>
    <w:link w:val="BalloonText"/>
    <w:rsid w:val="009D71C4"/>
    <w:rPr>
      <w:rFonts w:ascii="Tahoma" w:hAnsi="Tahoma" w:cs="Tahoma"/>
      <w:sz w:val="16"/>
      <w:szCs w:val="16"/>
    </w:rPr>
  </w:style>
  <w:style w:type="character" w:customStyle="1" w:styleId="Heading3Char">
    <w:name w:val="Heading 3 Char"/>
    <w:link w:val="Heading3"/>
    <w:rsid w:val="009D71C4"/>
    <w:rPr>
      <w:rFonts w:ascii="Arial" w:hAnsi="Arial" w:cs="Arial"/>
      <w:b/>
      <w:bCs/>
      <w:sz w:val="26"/>
      <w:szCs w:val="26"/>
    </w:rPr>
  </w:style>
  <w:style w:type="paragraph" w:customStyle="1" w:styleId="msolistparagraph0">
    <w:name w:val="msolistparagraph"/>
    <w:basedOn w:val="Normal"/>
    <w:rsid w:val="009D71C4"/>
    <w:pPr>
      <w:ind w:left="720"/>
    </w:pPr>
    <w:rPr>
      <w:rFonts w:ascii="Calibri" w:hAnsi="Calibri"/>
      <w:color w:val="000000"/>
      <w:sz w:val="24"/>
    </w:rPr>
  </w:style>
  <w:style w:type="numbering" w:styleId="1ai">
    <w:name w:val="Outline List 1"/>
    <w:basedOn w:val="NoList"/>
    <w:rsid w:val="009D71C4"/>
    <w:pPr>
      <w:numPr>
        <w:numId w:val="7"/>
      </w:numPr>
    </w:pPr>
  </w:style>
  <w:style w:type="paragraph" w:styleId="TOC4">
    <w:name w:val="toc 4"/>
    <w:basedOn w:val="Normal"/>
    <w:next w:val="Normal"/>
    <w:autoRedefine/>
    <w:uiPriority w:val="39"/>
    <w:rsid w:val="009D71C4"/>
    <w:pPr>
      <w:ind w:left="720"/>
    </w:pPr>
    <w:rPr>
      <w:rFonts w:ascii="Times New Roman" w:hAnsi="Times New Roman"/>
      <w:sz w:val="24"/>
    </w:rPr>
  </w:style>
  <w:style w:type="paragraph" w:styleId="Index1">
    <w:name w:val="index 1"/>
    <w:basedOn w:val="Normal"/>
    <w:next w:val="Normal"/>
    <w:autoRedefine/>
    <w:uiPriority w:val="99"/>
    <w:semiHidden/>
    <w:rsid w:val="009D71C4"/>
    <w:pPr>
      <w:ind w:left="240" w:hanging="240"/>
    </w:pPr>
    <w:rPr>
      <w:rFonts w:ascii="Times New Roman" w:hAnsi="Times New Roman"/>
      <w:sz w:val="24"/>
    </w:rPr>
  </w:style>
  <w:style w:type="paragraph" w:styleId="NoSpacing">
    <w:name w:val="No Spacing"/>
    <w:uiPriority w:val="1"/>
    <w:qFormat/>
    <w:rsid w:val="009D71C4"/>
    <w:rPr>
      <w:sz w:val="24"/>
      <w:szCs w:val="24"/>
    </w:rPr>
  </w:style>
  <w:style w:type="paragraph" w:styleId="TOCHeading">
    <w:name w:val="TOC Heading"/>
    <w:basedOn w:val="Heading1"/>
    <w:next w:val="Normal"/>
    <w:uiPriority w:val="39"/>
    <w:semiHidden/>
    <w:unhideWhenUsed/>
    <w:qFormat/>
    <w:rsid w:val="009D71C4"/>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TOC5">
    <w:name w:val="toc 5"/>
    <w:basedOn w:val="Normal"/>
    <w:next w:val="Normal"/>
    <w:autoRedefine/>
    <w:uiPriority w:val="39"/>
    <w:unhideWhenUsed/>
    <w:rsid w:val="0062603A"/>
    <w:pPr>
      <w:spacing w:after="100" w:line="276"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2603A"/>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2603A"/>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2603A"/>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2603A"/>
    <w:pPr>
      <w:spacing w:after="100" w:line="276" w:lineRule="auto"/>
      <w:ind w:left="1760"/>
    </w:pPr>
    <w:rPr>
      <w:rFonts w:asciiTheme="minorHAnsi" w:eastAsiaTheme="minorEastAsia" w:hAnsiTheme="minorHAnsi" w:cstheme="minorBidi"/>
      <w:szCs w:val="22"/>
    </w:rPr>
  </w:style>
  <w:style w:type="paragraph" w:styleId="Caption">
    <w:name w:val="caption"/>
    <w:basedOn w:val="Normal"/>
    <w:next w:val="Normal"/>
    <w:uiPriority w:val="35"/>
    <w:unhideWhenUsed/>
    <w:qFormat/>
    <w:rsid w:val="0095674A"/>
    <w:pPr>
      <w:spacing w:after="200"/>
    </w:pPr>
    <w:rPr>
      <w:b/>
      <w:bCs/>
      <w:color w:val="4F81BD" w:themeColor="accent1"/>
      <w:sz w:val="18"/>
      <w:szCs w:val="18"/>
    </w:rPr>
  </w:style>
  <w:style w:type="paragraph" w:styleId="TableofFigures">
    <w:name w:val="table of figures"/>
    <w:basedOn w:val="Normal"/>
    <w:next w:val="Normal"/>
    <w:uiPriority w:val="99"/>
    <w:unhideWhenUsed/>
    <w:rsid w:val="0095674A"/>
  </w:style>
  <w:style w:type="paragraph" w:styleId="Index2">
    <w:name w:val="index 2"/>
    <w:basedOn w:val="Normal"/>
    <w:next w:val="Normal"/>
    <w:autoRedefine/>
    <w:uiPriority w:val="99"/>
    <w:semiHidden/>
    <w:unhideWhenUsed/>
    <w:rsid w:val="002A7600"/>
    <w:pPr>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7814">
      <w:bodyDiv w:val="1"/>
      <w:marLeft w:val="0"/>
      <w:marRight w:val="0"/>
      <w:marTop w:val="0"/>
      <w:marBottom w:val="0"/>
      <w:divBdr>
        <w:top w:val="none" w:sz="0" w:space="0" w:color="auto"/>
        <w:left w:val="none" w:sz="0" w:space="0" w:color="auto"/>
        <w:bottom w:val="none" w:sz="0" w:space="0" w:color="auto"/>
        <w:right w:val="none" w:sz="0" w:space="0" w:color="auto"/>
      </w:divBdr>
      <w:divsChild>
        <w:div w:id="1079131948">
          <w:marLeft w:val="0"/>
          <w:marRight w:val="0"/>
          <w:marTop w:val="0"/>
          <w:marBottom w:val="0"/>
          <w:divBdr>
            <w:top w:val="none" w:sz="0" w:space="0" w:color="auto"/>
            <w:left w:val="none" w:sz="0" w:space="0" w:color="auto"/>
            <w:bottom w:val="none" w:sz="0" w:space="0" w:color="auto"/>
            <w:right w:val="none" w:sz="0" w:space="0" w:color="auto"/>
          </w:divBdr>
          <w:divsChild>
            <w:div w:id="2062435007">
              <w:marLeft w:val="0"/>
              <w:marRight w:val="0"/>
              <w:marTop w:val="0"/>
              <w:marBottom w:val="0"/>
              <w:divBdr>
                <w:top w:val="none" w:sz="0" w:space="0" w:color="auto"/>
                <w:left w:val="none" w:sz="0" w:space="0" w:color="auto"/>
                <w:bottom w:val="none" w:sz="0" w:space="0" w:color="auto"/>
                <w:right w:val="none" w:sz="0" w:space="0" w:color="auto"/>
              </w:divBdr>
              <w:divsChild>
                <w:div w:id="1343122995">
                  <w:marLeft w:val="0"/>
                  <w:marRight w:val="0"/>
                  <w:marTop w:val="0"/>
                  <w:marBottom w:val="0"/>
                  <w:divBdr>
                    <w:top w:val="none" w:sz="0" w:space="0" w:color="auto"/>
                    <w:left w:val="none" w:sz="0" w:space="0" w:color="auto"/>
                    <w:bottom w:val="none" w:sz="0" w:space="0" w:color="auto"/>
                    <w:right w:val="none" w:sz="0" w:space="0" w:color="auto"/>
                  </w:divBdr>
                  <w:divsChild>
                    <w:div w:id="243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553106">
      <w:bodyDiv w:val="1"/>
      <w:marLeft w:val="0"/>
      <w:marRight w:val="0"/>
      <w:marTop w:val="0"/>
      <w:marBottom w:val="0"/>
      <w:divBdr>
        <w:top w:val="none" w:sz="0" w:space="0" w:color="auto"/>
        <w:left w:val="none" w:sz="0" w:space="0" w:color="auto"/>
        <w:bottom w:val="none" w:sz="0" w:space="0" w:color="auto"/>
        <w:right w:val="none" w:sz="0" w:space="0" w:color="auto"/>
      </w:divBdr>
    </w:div>
    <w:div w:id="586114238">
      <w:bodyDiv w:val="1"/>
      <w:marLeft w:val="0"/>
      <w:marRight w:val="0"/>
      <w:marTop w:val="0"/>
      <w:marBottom w:val="0"/>
      <w:divBdr>
        <w:top w:val="none" w:sz="0" w:space="0" w:color="auto"/>
        <w:left w:val="none" w:sz="0" w:space="0" w:color="auto"/>
        <w:bottom w:val="none" w:sz="0" w:space="0" w:color="auto"/>
        <w:right w:val="none" w:sz="0" w:space="0" w:color="auto"/>
      </w:divBdr>
    </w:div>
    <w:div w:id="766119097">
      <w:bodyDiv w:val="1"/>
      <w:marLeft w:val="0"/>
      <w:marRight w:val="0"/>
      <w:marTop w:val="0"/>
      <w:marBottom w:val="0"/>
      <w:divBdr>
        <w:top w:val="none" w:sz="0" w:space="0" w:color="auto"/>
        <w:left w:val="none" w:sz="0" w:space="0" w:color="auto"/>
        <w:bottom w:val="none" w:sz="0" w:space="0" w:color="auto"/>
        <w:right w:val="none" w:sz="0" w:space="0" w:color="auto"/>
      </w:divBdr>
    </w:div>
    <w:div w:id="928124710">
      <w:bodyDiv w:val="1"/>
      <w:marLeft w:val="0"/>
      <w:marRight w:val="0"/>
      <w:marTop w:val="0"/>
      <w:marBottom w:val="0"/>
      <w:divBdr>
        <w:top w:val="none" w:sz="0" w:space="0" w:color="auto"/>
        <w:left w:val="none" w:sz="0" w:space="0" w:color="auto"/>
        <w:bottom w:val="none" w:sz="0" w:space="0" w:color="auto"/>
        <w:right w:val="none" w:sz="0" w:space="0" w:color="auto"/>
      </w:divBdr>
      <w:divsChild>
        <w:div w:id="1437946500">
          <w:marLeft w:val="0"/>
          <w:marRight w:val="0"/>
          <w:marTop w:val="0"/>
          <w:marBottom w:val="0"/>
          <w:divBdr>
            <w:top w:val="none" w:sz="0" w:space="0" w:color="auto"/>
            <w:left w:val="none" w:sz="0" w:space="0" w:color="auto"/>
            <w:bottom w:val="none" w:sz="0" w:space="0" w:color="auto"/>
            <w:right w:val="none" w:sz="0" w:space="0" w:color="auto"/>
          </w:divBdr>
          <w:divsChild>
            <w:div w:id="2092963003">
              <w:marLeft w:val="0"/>
              <w:marRight w:val="0"/>
              <w:marTop w:val="0"/>
              <w:marBottom w:val="0"/>
              <w:divBdr>
                <w:top w:val="none" w:sz="0" w:space="0" w:color="auto"/>
                <w:left w:val="none" w:sz="0" w:space="0" w:color="auto"/>
                <w:bottom w:val="none" w:sz="0" w:space="0" w:color="auto"/>
                <w:right w:val="none" w:sz="0" w:space="0" w:color="auto"/>
              </w:divBdr>
              <w:divsChild>
                <w:div w:id="713504468">
                  <w:marLeft w:val="0"/>
                  <w:marRight w:val="0"/>
                  <w:marTop w:val="0"/>
                  <w:marBottom w:val="0"/>
                  <w:divBdr>
                    <w:top w:val="none" w:sz="0" w:space="0" w:color="auto"/>
                    <w:left w:val="none" w:sz="0" w:space="0" w:color="auto"/>
                    <w:bottom w:val="none" w:sz="0" w:space="0" w:color="auto"/>
                    <w:right w:val="none" w:sz="0" w:space="0" w:color="auto"/>
                  </w:divBdr>
                  <w:divsChild>
                    <w:div w:id="1170633697">
                      <w:marLeft w:val="0"/>
                      <w:marRight w:val="0"/>
                      <w:marTop w:val="0"/>
                      <w:marBottom w:val="0"/>
                      <w:divBdr>
                        <w:top w:val="none" w:sz="0" w:space="0" w:color="auto"/>
                        <w:left w:val="none" w:sz="0" w:space="0" w:color="auto"/>
                        <w:bottom w:val="none" w:sz="0" w:space="0" w:color="auto"/>
                        <w:right w:val="none" w:sz="0" w:space="0" w:color="auto"/>
                      </w:divBdr>
                      <w:divsChild>
                        <w:div w:id="1295210761">
                          <w:marLeft w:val="0"/>
                          <w:marRight w:val="0"/>
                          <w:marTop w:val="0"/>
                          <w:marBottom w:val="0"/>
                          <w:divBdr>
                            <w:top w:val="none" w:sz="0" w:space="0" w:color="auto"/>
                            <w:left w:val="none" w:sz="0" w:space="0" w:color="auto"/>
                            <w:bottom w:val="none" w:sz="0" w:space="0" w:color="auto"/>
                            <w:right w:val="none" w:sz="0" w:space="0" w:color="auto"/>
                          </w:divBdr>
                          <w:divsChild>
                            <w:div w:id="14434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524052">
      <w:bodyDiv w:val="1"/>
      <w:marLeft w:val="0"/>
      <w:marRight w:val="0"/>
      <w:marTop w:val="0"/>
      <w:marBottom w:val="0"/>
      <w:divBdr>
        <w:top w:val="none" w:sz="0" w:space="0" w:color="auto"/>
        <w:left w:val="none" w:sz="0" w:space="0" w:color="auto"/>
        <w:bottom w:val="none" w:sz="0" w:space="0" w:color="auto"/>
        <w:right w:val="none" w:sz="0" w:space="0" w:color="auto"/>
      </w:divBdr>
    </w:div>
    <w:div w:id="1113134368">
      <w:bodyDiv w:val="1"/>
      <w:marLeft w:val="0"/>
      <w:marRight w:val="0"/>
      <w:marTop w:val="0"/>
      <w:marBottom w:val="0"/>
      <w:divBdr>
        <w:top w:val="none" w:sz="0" w:space="0" w:color="auto"/>
        <w:left w:val="none" w:sz="0" w:space="0" w:color="auto"/>
        <w:bottom w:val="none" w:sz="0" w:space="0" w:color="auto"/>
        <w:right w:val="none" w:sz="0" w:space="0" w:color="auto"/>
      </w:divBdr>
    </w:div>
    <w:div w:id="1432891200">
      <w:bodyDiv w:val="1"/>
      <w:marLeft w:val="0"/>
      <w:marRight w:val="0"/>
      <w:marTop w:val="0"/>
      <w:marBottom w:val="0"/>
      <w:divBdr>
        <w:top w:val="none" w:sz="0" w:space="0" w:color="auto"/>
        <w:left w:val="none" w:sz="0" w:space="0" w:color="auto"/>
        <w:bottom w:val="none" w:sz="0" w:space="0" w:color="auto"/>
        <w:right w:val="none" w:sz="0" w:space="0" w:color="auto"/>
      </w:divBdr>
    </w:div>
    <w:div w:id="1957060705">
      <w:bodyDiv w:val="1"/>
      <w:marLeft w:val="0"/>
      <w:marRight w:val="0"/>
      <w:marTop w:val="0"/>
      <w:marBottom w:val="0"/>
      <w:divBdr>
        <w:top w:val="none" w:sz="0" w:space="0" w:color="auto"/>
        <w:left w:val="none" w:sz="0" w:space="0" w:color="auto"/>
        <w:bottom w:val="none" w:sz="0" w:space="0" w:color="auto"/>
        <w:right w:val="none" w:sz="0" w:space="0" w:color="auto"/>
      </w:divBdr>
    </w:div>
    <w:div w:id="205403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s://oneteam/Teams/OrganizationalTeams/TechnologyProducts/RelationshipProductMgmt/ProductMgmtBackOffice/HRFinanceLegal/SubscriberBilling/Shared%20Documents/Forms/AllItems.aspx?FolderCTID=0x0120005617996FC3AE2747809B62081EE5F1B4&amp;View=%7b6da69bd2-25de-48a5-a0b8-039239d5c7f8%7d&amp;RootFolder=%2FTeams%2FOrganizationalTeams%2FTechnologyProducts%2FRelationshipProductMgmt%2FProductMgmtBackOffice%2FHRFinanceLegal%2FSubscriberBilling%2FShared%20Documents%2FAsurion%20Subscriber%20Billing%20System%20Specs&amp;TreeField=Folders&amp;TreeValue=Asurion%20Subscriber%20Billing%20System%20Specs&amp;ProcessQStringToCAML=1&amp;SortField=Modified&amp;SortDir=Desc" TargetMode="External"/><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7b6DA69BD2-25DE-48A5-A0B8-039239D5C7F8%7d" TargetMode="External"/><Relationship Id="rId34" Type="http://schemas.openxmlformats.org/officeDocument/2006/relationships/image" Target="media/image18.jp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hyperlink" Target="http://prtg/m/home.htm" TargetMode="External"/><Relationship Id="rId33" Type="http://schemas.openxmlformats.org/officeDocument/2006/relationships/image" Target="media/image17.jp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4.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7b6DA69BD2-25DE-48A5-A0B8-039239D5C7F8%7d" TargetMode="External"/><Relationship Id="rId32" Type="http://schemas.openxmlformats.org/officeDocument/2006/relationships/image" Target="media/image16.JPG"/><Relationship Id="rId37" Type="http://schemas.openxmlformats.org/officeDocument/2006/relationships/hyperlink" Targe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7b6DA69BD2-25DE-48A5-A0B8-039239D5C7F8%7d"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3.JPG"/><Relationship Id="rId36" Type="http://schemas.openxmlformats.org/officeDocument/2006/relationships/hyperlink" Targe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7b6DA69BD2-25DE-48A5-A0B8-039239D5C7F8%7d"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0.JPG"/><Relationship Id="rId27" Type="http://schemas.openxmlformats.org/officeDocument/2006/relationships/image" Target="media/image12.JPG"/><Relationship Id="rId30" Type="http://schemas.openxmlformats.org/officeDocument/2006/relationships/hyperlink" Target="https://syswiki.int.asurion.com/index.php/CIRT_-_Email_Creation" TargetMode="External"/><Relationship Id="rId35" Type="http://schemas.openxmlformats.org/officeDocument/2006/relationships/hyperlink" Target="https://oneteam/Teams/OrganizationalTeams/TechnologyProducts/RelationshipProductMgmt/ProductMgmtBackOffice/HRFinanceLegal/SubscriberBilling/Shared%20Documents/Forms/AllItems.aspx?RootFolder=%2FTeams%2FOrganizationalTeams%2FTechnologyProducts%2FRelationshipProductMgmt%2FProductMgmtBackOffice%2FHRFinanceLegal%2FSubscriberBilling%2FShared%20Documents%2FAsurion%20Subscriber%20Billing%20System%20Specs&amp;FolderCTID=0x0120005617996FC3AE2747809B62081EE5F1B4&amp;View=%7b6DA69BD2-25DE-48A5-A0B8-039239D5C7F8%7d" TargetMode="External"/></Relationships>
</file>

<file path=word/_rels/footer2.xml.rels><?xml version="1.0" encoding="UTF-8" standalone="yes"?>
<Relationships xmlns="http://schemas.openxmlformats.org/package/2006/relationships"><Relationship Id="rId2" Type="http://schemas.openxmlformats.org/officeDocument/2006/relationships/image" Target="cid:image002.jpg@01C50515.0ADC77C0" TargetMode="External"/><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2" Type="http://schemas.openxmlformats.org/officeDocument/2006/relationships/image" Target="cid:image002.jpg@01C50515.0ADC77C0" TargetMode="External"/><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AsurionDocs\Design%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4ECBC7B450854C8BB1D02D0A4911AF" ma:contentTypeVersion="0" ma:contentTypeDescription="Create a new document." ma:contentTypeScope="" ma:versionID="014f82e3d4d849223e1f8b6ff26527e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1AB13-7F8F-42C2-BA8E-E50ECACA43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3FA9B4B-5F0A-44DE-85FA-C2409F1AADA7}">
  <ds:schemaRefs>
    <ds:schemaRef ds:uri="http://schemas.microsoft.com/sharepoint/v3/contenttype/forms"/>
  </ds:schemaRefs>
</ds:datastoreItem>
</file>

<file path=customXml/itemProps3.xml><?xml version="1.0" encoding="utf-8"?>
<ds:datastoreItem xmlns:ds="http://schemas.openxmlformats.org/officeDocument/2006/customXml" ds:itemID="{E2EC9AF3-F844-4651-ABA3-A48859C7152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32A848-6925-4DD9-8704-1229E505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 Template</Template>
  <TotalTime>0</TotalTime>
  <Pages>27</Pages>
  <Words>7018</Words>
  <Characters>40005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&lt;&lt;Project Name&gt;&gt;</vt:lpstr>
    </vt:vector>
  </TitlesOfParts>
  <Manager>Kevin Ebert</Manager>
  <Company>Asurion</Company>
  <LinksUpToDate>false</LinksUpToDate>
  <CharactersWithSpaces>46930</CharactersWithSpaces>
  <SharedDoc>false</SharedDoc>
  <HLinks>
    <vt:vector size="108" baseType="variant">
      <vt:variant>
        <vt:i4>7667831</vt:i4>
      </vt:variant>
      <vt:variant>
        <vt:i4>93</vt:i4>
      </vt:variant>
      <vt:variant>
        <vt:i4>0</vt:i4>
      </vt:variant>
      <vt:variant>
        <vt:i4>5</vt:i4>
      </vt:variant>
      <vt:variant>
        <vt:lpwstr>https://oneteam/Teams/OrganizationalTeams/TechnologyProducts/RelationshipProductMgmt/ProductMgmtBackOffice/HRFinanceLegal/SubscriberBilling/Shared Documents/03-Envisioning/Requirements/March Release/SB262_tracking_YGIB_AMA/SB262_tracking_YGIB_AMA.docx</vt:lpwstr>
      </vt:variant>
      <vt:variant>
        <vt:lpwstr/>
      </vt:variant>
      <vt:variant>
        <vt:i4>1310772</vt:i4>
      </vt:variant>
      <vt:variant>
        <vt:i4>86</vt:i4>
      </vt:variant>
      <vt:variant>
        <vt:i4>0</vt:i4>
      </vt:variant>
      <vt:variant>
        <vt:i4>5</vt:i4>
      </vt:variant>
      <vt:variant>
        <vt:lpwstr/>
      </vt:variant>
      <vt:variant>
        <vt:lpwstr>_Toc286834373</vt:lpwstr>
      </vt:variant>
      <vt:variant>
        <vt:i4>1310772</vt:i4>
      </vt:variant>
      <vt:variant>
        <vt:i4>80</vt:i4>
      </vt:variant>
      <vt:variant>
        <vt:i4>0</vt:i4>
      </vt:variant>
      <vt:variant>
        <vt:i4>5</vt:i4>
      </vt:variant>
      <vt:variant>
        <vt:lpwstr/>
      </vt:variant>
      <vt:variant>
        <vt:lpwstr>_Toc286834372</vt:lpwstr>
      </vt:variant>
      <vt:variant>
        <vt:i4>1310772</vt:i4>
      </vt:variant>
      <vt:variant>
        <vt:i4>74</vt:i4>
      </vt:variant>
      <vt:variant>
        <vt:i4>0</vt:i4>
      </vt:variant>
      <vt:variant>
        <vt:i4>5</vt:i4>
      </vt:variant>
      <vt:variant>
        <vt:lpwstr/>
      </vt:variant>
      <vt:variant>
        <vt:lpwstr>_Toc286834371</vt:lpwstr>
      </vt:variant>
      <vt:variant>
        <vt:i4>1310772</vt:i4>
      </vt:variant>
      <vt:variant>
        <vt:i4>68</vt:i4>
      </vt:variant>
      <vt:variant>
        <vt:i4>0</vt:i4>
      </vt:variant>
      <vt:variant>
        <vt:i4>5</vt:i4>
      </vt:variant>
      <vt:variant>
        <vt:lpwstr/>
      </vt:variant>
      <vt:variant>
        <vt:lpwstr>_Toc286834370</vt:lpwstr>
      </vt:variant>
      <vt:variant>
        <vt:i4>1376308</vt:i4>
      </vt:variant>
      <vt:variant>
        <vt:i4>62</vt:i4>
      </vt:variant>
      <vt:variant>
        <vt:i4>0</vt:i4>
      </vt:variant>
      <vt:variant>
        <vt:i4>5</vt:i4>
      </vt:variant>
      <vt:variant>
        <vt:lpwstr/>
      </vt:variant>
      <vt:variant>
        <vt:lpwstr>_Toc286834369</vt:lpwstr>
      </vt:variant>
      <vt:variant>
        <vt:i4>1376308</vt:i4>
      </vt:variant>
      <vt:variant>
        <vt:i4>56</vt:i4>
      </vt:variant>
      <vt:variant>
        <vt:i4>0</vt:i4>
      </vt:variant>
      <vt:variant>
        <vt:i4>5</vt:i4>
      </vt:variant>
      <vt:variant>
        <vt:lpwstr/>
      </vt:variant>
      <vt:variant>
        <vt:lpwstr>_Toc286834368</vt:lpwstr>
      </vt:variant>
      <vt:variant>
        <vt:i4>1376308</vt:i4>
      </vt:variant>
      <vt:variant>
        <vt:i4>50</vt:i4>
      </vt:variant>
      <vt:variant>
        <vt:i4>0</vt:i4>
      </vt:variant>
      <vt:variant>
        <vt:i4>5</vt:i4>
      </vt:variant>
      <vt:variant>
        <vt:lpwstr/>
      </vt:variant>
      <vt:variant>
        <vt:lpwstr>_Toc286834367</vt:lpwstr>
      </vt:variant>
      <vt:variant>
        <vt:i4>1376308</vt:i4>
      </vt:variant>
      <vt:variant>
        <vt:i4>44</vt:i4>
      </vt:variant>
      <vt:variant>
        <vt:i4>0</vt:i4>
      </vt:variant>
      <vt:variant>
        <vt:i4>5</vt:i4>
      </vt:variant>
      <vt:variant>
        <vt:lpwstr/>
      </vt:variant>
      <vt:variant>
        <vt:lpwstr>_Toc286834366</vt:lpwstr>
      </vt:variant>
      <vt:variant>
        <vt:i4>1376308</vt:i4>
      </vt:variant>
      <vt:variant>
        <vt:i4>38</vt:i4>
      </vt:variant>
      <vt:variant>
        <vt:i4>0</vt:i4>
      </vt:variant>
      <vt:variant>
        <vt:i4>5</vt:i4>
      </vt:variant>
      <vt:variant>
        <vt:lpwstr/>
      </vt:variant>
      <vt:variant>
        <vt:lpwstr>_Toc286834365</vt:lpwstr>
      </vt:variant>
      <vt:variant>
        <vt:i4>1376308</vt:i4>
      </vt:variant>
      <vt:variant>
        <vt:i4>32</vt:i4>
      </vt:variant>
      <vt:variant>
        <vt:i4>0</vt:i4>
      </vt:variant>
      <vt:variant>
        <vt:i4>5</vt:i4>
      </vt:variant>
      <vt:variant>
        <vt:lpwstr/>
      </vt:variant>
      <vt:variant>
        <vt:lpwstr>_Toc286834364</vt:lpwstr>
      </vt:variant>
      <vt:variant>
        <vt:i4>1376308</vt:i4>
      </vt:variant>
      <vt:variant>
        <vt:i4>26</vt:i4>
      </vt:variant>
      <vt:variant>
        <vt:i4>0</vt:i4>
      </vt:variant>
      <vt:variant>
        <vt:i4>5</vt:i4>
      </vt:variant>
      <vt:variant>
        <vt:lpwstr/>
      </vt:variant>
      <vt:variant>
        <vt:lpwstr>_Toc286834363</vt:lpwstr>
      </vt:variant>
      <vt:variant>
        <vt:i4>1376308</vt:i4>
      </vt:variant>
      <vt:variant>
        <vt:i4>20</vt:i4>
      </vt:variant>
      <vt:variant>
        <vt:i4>0</vt:i4>
      </vt:variant>
      <vt:variant>
        <vt:i4>5</vt:i4>
      </vt:variant>
      <vt:variant>
        <vt:lpwstr/>
      </vt:variant>
      <vt:variant>
        <vt:lpwstr>_Toc286834362</vt:lpwstr>
      </vt:variant>
      <vt:variant>
        <vt:i4>1376308</vt:i4>
      </vt:variant>
      <vt:variant>
        <vt:i4>14</vt:i4>
      </vt:variant>
      <vt:variant>
        <vt:i4>0</vt:i4>
      </vt:variant>
      <vt:variant>
        <vt:i4>5</vt:i4>
      </vt:variant>
      <vt:variant>
        <vt:lpwstr/>
      </vt:variant>
      <vt:variant>
        <vt:lpwstr>_Toc286834361</vt:lpwstr>
      </vt:variant>
      <vt:variant>
        <vt:i4>1376308</vt:i4>
      </vt:variant>
      <vt:variant>
        <vt:i4>8</vt:i4>
      </vt:variant>
      <vt:variant>
        <vt:i4>0</vt:i4>
      </vt:variant>
      <vt:variant>
        <vt:i4>5</vt:i4>
      </vt:variant>
      <vt:variant>
        <vt:lpwstr/>
      </vt:variant>
      <vt:variant>
        <vt:lpwstr>_Toc286834360</vt:lpwstr>
      </vt:variant>
      <vt:variant>
        <vt:i4>1441844</vt:i4>
      </vt:variant>
      <vt:variant>
        <vt:i4>2</vt:i4>
      </vt:variant>
      <vt:variant>
        <vt:i4>0</vt:i4>
      </vt:variant>
      <vt:variant>
        <vt:i4>5</vt:i4>
      </vt:variant>
      <vt:variant>
        <vt:lpwstr/>
      </vt:variant>
      <vt:variant>
        <vt:lpwstr>_Toc286834359</vt:lpwstr>
      </vt:variant>
      <vt:variant>
        <vt:i4>3080256</vt:i4>
      </vt:variant>
      <vt:variant>
        <vt:i4>-1</vt:i4>
      </vt:variant>
      <vt:variant>
        <vt:i4>2049</vt:i4>
      </vt:variant>
      <vt:variant>
        <vt:i4>1</vt:i4>
      </vt:variant>
      <vt:variant>
        <vt:lpwstr>cid:image002.jpg@01C50515.0ADC77C0</vt:lpwstr>
      </vt:variant>
      <vt:variant>
        <vt:lpwstr/>
      </vt:variant>
      <vt:variant>
        <vt:i4>3080256</vt:i4>
      </vt:variant>
      <vt:variant>
        <vt:i4>-1</vt:i4>
      </vt:variant>
      <vt:variant>
        <vt:i4>2050</vt:i4>
      </vt:variant>
      <vt:variant>
        <vt:i4>1</vt:i4>
      </vt:variant>
      <vt:variant>
        <vt:lpwstr>cid:image002.jpg@01C50515.0ADC77C0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&lt;&lt;Project Name&gt;&gt;</dc:title>
  <dc:creator>Emerson, Jim</dc:creator>
  <cp:lastModifiedBy>Jim Emerson</cp:lastModifiedBy>
  <cp:revision>2</cp:revision>
  <cp:lastPrinted>2011-12-06T18:07:00Z</cp:lastPrinted>
  <dcterms:created xsi:type="dcterms:W3CDTF">2017-12-18T20:32:00Z</dcterms:created>
  <dcterms:modified xsi:type="dcterms:W3CDTF">2017-12-18T20:32:00Z</dcterms:modified>
</cp:coreProperties>
</file>